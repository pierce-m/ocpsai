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Content>
        <w:p w14:paraId="44FD9506" w14:textId="77777777" w:rsidR="002A0D5C" w:rsidRDefault="002A0D5C" w:rsidP="002A0D5C">
          <w:pPr>
            <w:jc w:val="center"/>
          </w:pPr>
          <w:r>
            <w:rPr>
              <w:noProof/>
              <w:lang w:bidi="he-IL"/>
            </w:rPr>
            <w:drawing>
              <wp:inline distT="0" distB="0" distL="0" distR="0" wp14:anchorId="116F8893" wp14:editId="7ED7353B">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096D4E8C" w14:textId="77777777" w:rsidTr="005C5262">
            <w:tc>
              <w:tcPr>
                <w:tcW w:w="7923" w:type="dxa"/>
                <w:tcMar>
                  <w:top w:w="216" w:type="dxa"/>
                  <w:left w:w="115" w:type="dxa"/>
                  <w:bottom w:w="216" w:type="dxa"/>
                  <w:right w:w="115" w:type="dxa"/>
                </w:tcMar>
              </w:tcPr>
              <w:p w14:paraId="4F4AF386" w14:textId="77777777" w:rsidR="002A0D5C" w:rsidRDefault="002A0D5C" w:rsidP="005C5262">
                <w:pPr>
                  <w:pStyle w:val="NoSpacing"/>
                  <w:spacing w:line="256" w:lineRule="auto"/>
                  <w:rPr>
                    <w:color w:val="5B9BD5" w:themeColor="accent1"/>
                    <w:sz w:val="28"/>
                    <w:szCs w:val="28"/>
                  </w:rPr>
                </w:pPr>
              </w:p>
            </w:tc>
          </w:tr>
        </w:tbl>
        <w:p w14:paraId="416B15CB" w14:textId="77777777" w:rsidR="002E65E0" w:rsidRDefault="002A0D5C" w:rsidP="002A0D5C">
          <w:pPr>
            <w:pStyle w:val="Title"/>
            <w:jc w:val="center"/>
          </w:pPr>
          <w:r>
            <w:t>S</w:t>
          </w:r>
          <w:r w:rsidR="002D4814">
            <w:t xml:space="preserve">witch Abstraction Interface </w:t>
          </w:r>
        </w:p>
        <w:p w14:paraId="442FEAC8"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7D4ED2EB" w14:textId="77777777" w:rsidR="002A0D5C" w:rsidRDefault="002A0D5C" w:rsidP="002A0D5C"/>
        <w:p w14:paraId="53FE8086"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3FA3A286" w14:textId="77777777" w:rsidTr="009E0E8A">
            <w:tc>
              <w:tcPr>
                <w:tcW w:w="1435" w:type="dxa"/>
              </w:tcPr>
              <w:p w14:paraId="659577F5" w14:textId="77777777" w:rsidR="00354F69" w:rsidRDefault="00334DD0" w:rsidP="002A0D5C">
                <w:pPr>
                  <w:rPr>
                    <w:b/>
                  </w:rPr>
                </w:pPr>
                <w:r>
                  <w:rPr>
                    <w:b/>
                  </w:rPr>
                  <w:t>Title</w:t>
                </w:r>
              </w:p>
            </w:tc>
            <w:tc>
              <w:tcPr>
                <w:tcW w:w="7915" w:type="dxa"/>
              </w:tcPr>
              <w:p w14:paraId="3227E5B2" w14:textId="5C23AB45" w:rsidR="00354F69" w:rsidRDefault="00361A75" w:rsidP="002A0D5C">
                <w:pPr>
                  <w:rPr>
                    <w:b/>
                  </w:rPr>
                </w:pPr>
                <w:ins w:id="0" w:author="Matty Kadosh" w:date="2015-08-01T16:06:00Z">
                  <w:r>
                    <w:rPr>
                      <w:b/>
                    </w:rPr>
                    <w:t xml:space="preserve">Uniform tunnel </w:t>
                  </w:r>
                </w:ins>
                <w:del w:id="1" w:author="Matty Kadosh" w:date="2015-08-01T16:06:00Z">
                  <w:r w:rsidR="003A46A6" w:rsidDel="00361A75">
                    <w:rPr>
                      <w:b/>
                    </w:rPr>
                    <w:delText>Buffers</w:delText>
                  </w:r>
                  <w:r w:rsidR="00110B63" w:rsidDel="00361A75">
                    <w:rPr>
                      <w:b/>
                    </w:rPr>
                    <w:delText xml:space="preserve"> </w:delText>
                  </w:r>
                </w:del>
                <w:r w:rsidR="00110B63">
                  <w:rPr>
                    <w:b/>
                  </w:rPr>
                  <w:t>API’s</w:t>
                </w:r>
              </w:p>
            </w:tc>
          </w:tr>
          <w:tr w:rsidR="00334DD0" w14:paraId="2B97E059" w14:textId="77777777" w:rsidTr="009E0E8A">
            <w:tc>
              <w:tcPr>
                <w:tcW w:w="1435" w:type="dxa"/>
              </w:tcPr>
              <w:p w14:paraId="039EC5C0" w14:textId="77777777" w:rsidR="00334DD0" w:rsidRDefault="00334DD0" w:rsidP="002A0D5C">
                <w:pPr>
                  <w:rPr>
                    <w:b/>
                  </w:rPr>
                </w:pPr>
                <w:r>
                  <w:rPr>
                    <w:b/>
                  </w:rPr>
                  <w:t>Authors</w:t>
                </w:r>
              </w:p>
            </w:tc>
            <w:tc>
              <w:tcPr>
                <w:tcW w:w="7915" w:type="dxa"/>
              </w:tcPr>
              <w:p w14:paraId="7D150CC5" w14:textId="5F6E5CB7" w:rsidR="00334DD0" w:rsidRDefault="003A46A6" w:rsidP="002A0D5C">
                <w:pPr>
                  <w:rPr>
                    <w:b/>
                  </w:rPr>
                </w:pPr>
                <w:r>
                  <w:rPr>
                    <w:b/>
                  </w:rPr>
                  <w:t>Mellanox</w:t>
                </w:r>
                <w:ins w:id="2" w:author="Matty Kadosh" w:date="2015-08-01T16:06:00Z">
                  <w:r w:rsidR="00361A75">
                    <w:rPr>
                      <w:b/>
                    </w:rPr>
                    <w:t xml:space="preserve"> , metaSwitch </w:t>
                  </w:r>
                </w:ins>
              </w:p>
            </w:tc>
          </w:tr>
          <w:tr w:rsidR="00354F69" w14:paraId="6B3B98BE" w14:textId="77777777" w:rsidTr="009E0E8A">
            <w:tc>
              <w:tcPr>
                <w:tcW w:w="1435" w:type="dxa"/>
              </w:tcPr>
              <w:p w14:paraId="7C8676B1" w14:textId="77777777" w:rsidR="00354F69" w:rsidRDefault="009E0E8A" w:rsidP="002A0D5C">
                <w:pPr>
                  <w:rPr>
                    <w:b/>
                  </w:rPr>
                </w:pPr>
                <w:r>
                  <w:rPr>
                    <w:b/>
                  </w:rPr>
                  <w:t>Status</w:t>
                </w:r>
              </w:p>
            </w:tc>
            <w:tc>
              <w:tcPr>
                <w:tcW w:w="7915" w:type="dxa"/>
              </w:tcPr>
              <w:p w14:paraId="4D8465A0" w14:textId="4D28FFC9" w:rsidR="00354F69" w:rsidRDefault="00361A75" w:rsidP="002A0D5C">
                <w:pPr>
                  <w:rPr>
                    <w:b/>
                  </w:rPr>
                </w:pPr>
                <w:ins w:id="3" w:author="Matty Kadosh" w:date="2015-08-01T16:07:00Z">
                  <w:r>
                    <w:rPr>
                      <w:b/>
                    </w:rPr>
                    <w:t xml:space="preserve">First draft </w:t>
                  </w:r>
                </w:ins>
                <w:del w:id="4" w:author="Matty Kadosh" w:date="2015-08-01T16:07:00Z">
                  <w:r w:rsidR="00110B63" w:rsidDel="00361A75">
                    <w:rPr>
                      <w:b/>
                    </w:rPr>
                    <w:delText>In Review</w:delText>
                  </w:r>
                </w:del>
              </w:p>
            </w:tc>
          </w:tr>
          <w:tr w:rsidR="00F325EE" w14:paraId="008541B3" w14:textId="77777777" w:rsidTr="009E0E8A">
            <w:tc>
              <w:tcPr>
                <w:tcW w:w="1435" w:type="dxa"/>
              </w:tcPr>
              <w:p w14:paraId="685FA742" w14:textId="77777777" w:rsidR="00F325EE" w:rsidRDefault="00F325EE" w:rsidP="002A0D5C">
                <w:pPr>
                  <w:rPr>
                    <w:b/>
                  </w:rPr>
                </w:pPr>
                <w:r>
                  <w:rPr>
                    <w:b/>
                  </w:rPr>
                  <w:t>Type</w:t>
                </w:r>
              </w:p>
            </w:tc>
            <w:tc>
              <w:tcPr>
                <w:tcW w:w="7915" w:type="dxa"/>
              </w:tcPr>
              <w:p w14:paraId="38A08118" w14:textId="77777777" w:rsidR="00F325EE" w:rsidRDefault="001B7F35" w:rsidP="002A0D5C">
                <w:pPr>
                  <w:rPr>
                    <w:b/>
                  </w:rPr>
                </w:pPr>
                <w:r>
                  <w:rPr>
                    <w:b/>
                  </w:rPr>
                  <w:t>Standards Track</w:t>
                </w:r>
              </w:p>
            </w:tc>
          </w:tr>
          <w:tr w:rsidR="00354F69" w14:paraId="63A69762" w14:textId="77777777" w:rsidTr="009E0E8A">
            <w:tc>
              <w:tcPr>
                <w:tcW w:w="1435" w:type="dxa"/>
              </w:tcPr>
              <w:p w14:paraId="13362A8D" w14:textId="77777777" w:rsidR="00354F69" w:rsidRDefault="009E0E8A" w:rsidP="002A0D5C">
                <w:pPr>
                  <w:rPr>
                    <w:b/>
                  </w:rPr>
                </w:pPr>
                <w:r>
                  <w:rPr>
                    <w:b/>
                  </w:rPr>
                  <w:t>Created</w:t>
                </w:r>
              </w:p>
            </w:tc>
            <w:tc>
              <w:tcPr>
                <w:tcW w:w="7915" w:type="dxa"/>
              </w:tcPr>
              <w:p w14:paraId="200B1162" w14:textId="781DD549" w:rsidR="00354F69" w:rsidRDefault="00110B63" w:rsidP="003A46A6">
                <w:pPr>
                  <w:rPr>
                    <w:b/>
                  </w:rPr>
                </w:pPr>
                <w:r>
                  <w:rPr>
                    <w:b/>
                  </w:rPr>
                  <w:t>0</w:t>
                </w:r>
                <w:ins w:id="5" w:author="Matty Kadosh" w:date="2015-08-01T16:07:00Z">
                  <w:r w:rsidR="00361A75">
                    <w:rPr>
                      <w:b/>
                    </w:rPr>
                    <w:t>8/01</w:t>
                  </w:r>
                </w:ins>
                <w:del w:id="6" w:author="Matty Kadosh" w:date="2015-08-01T16:07:00Z">
                  <w:r w:rsidDel="00361A75">
                    <w:rPr>
                      <w:b/>
                    </w:rPr>
                    <w:delText>2/</w:delText>
                  </w:r>
                  <w:r w:rsidR="003A46A6" w:rsidDel="00361A75">
                    <w:rPr>
                      <w:b/>
                    </w:rPr>
                    <w:delText>10</w:delText>
                  </w:r>
                </w:del>
                <w:r>
                  <w:rPr>
                    <w:b/>
                  </w:rPr>
                  <w:t>/2015</w:t>
                </w:r>
              </w:p>
            </w:tc>
          </w:tr>
          <w:tr w:rsidR="00F425AC" w14:paraId="1B08C7D4" w14:textId="77777777" w:rsidTr="009E0E8A">
            <w:tc>
              <w:tcPr>
                <w:tcW w:w="1435" w:type="dxa"/>
              </w:tcPr>
              <w:p w14:paraId="090A6455" w14:textId="77777777" w:rsidR="00F425AC" w:rsidRDefault="00F425AC" w:rsidP="002A0D5C">
                <w:pPr>
                  <w:rPr>
                    <w:b/>
                  </w:rPr>
                </w:pPr>
                <w:r>
                  <w:rPr>
                    <w:b/>
                  </w:rPr>
                  <w:t>SAI-Version</w:t>
                </w:r>
              </w:p>
            </w:tc>
            <w:tc>
              <w:tcPr>
                <w:tcW w:w="7915" w:type="dxa"/>
              </w:tcPr>
              <w:p w14:paraId="6EB7C4E0" w14:textId="72BC4326" w:rsidR="00F425AC" w:rsidRDefault="003A46A6" w:rsidP="003A46A6">
                <w:pPr>
                  <w:rPr>
                    <w:b/>
                  </w:rPr>
                </w:pPr>
                <w:r>
                  <w:rPr>
                    <w:b/>
                  </w:rPr>
                  <w:t>V0.</w:t>
                </w:r>
                <w:r w:rsidR="00CE12F1">
                  <w:rPr>
                    <w:b/>
                    <w:highlight w:val="yellow"/>
                  </w:rPr>
                  <w:t>9.</w:t>
                </w:r>
                <w:r w:rsidR="004E04E1">
                  <w:rPr>
                    <w:b/>
                  </w:rPr>
                  <w:t>4</w:t>
                </w:r>
                <w:del w:id="7" w:author="Matty Kadosh" w:date="2015-08-01T16:07:00Z">
                  <w:r w:rsidR="00CE12F1" w:rsidDel="00361A75">
                    <w:rPr>
                      <w:b/>
                    </w:rPr>
                    <w:delText>3</w:delText>
                  </w:r>
                </w:del>
              </w:p>
            </w:tc>
          </w:tr>
        </w:tbl>
        <w:p w14:paraId="3AE6CCA2" w14:textId="77777777" w:rsidR="002D4814" w:rsidRDefault="002D4814">
          <w:pPr>
            <w:rPr>
              <w:b/>
            </w:rPr>
          </w:pPr>
          <w:r>
            <w:rPr>
              <w:b/>
            </w:rPr>
            <w:br w:type="page"/>
          </w:r>
        </w:p>
        <w:p w14:paraId="43453AAB" w14:textId="77777777" w:rsidR="002A0D5C" w:rsidRDefault="002A0D5C" w:rsidP="002A0D5C"/>
        <w:p w14:paraId="51E88777" w14:textId="77777777" w:rsidR="002A0D5C" w:rsidRDefault="00874411"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60A1B5CC" w14:textId="77777777" w:rsidR="002A0D5C" w:rsidRDefault="002A0D5C" w:rsidP="002A0D5C">
          <w:pPr>
            <w:pStyle w:val="TOCHeading"/>
          </w:pPr>
          <w:r w:rsidRPr="0058057F">
            <w:rPr>
              <w:b/>
            </w:rPr>
            <w:t>Contents</w:t>
          </w:r>
        </w:p>
        <w:p w14:paraId="50480125" w14:textId="77777777" w:rsidR="00A858FA"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38058032" w:history="1">
            <w:r w:rsidR="00A858FA" w:rsidRPr="00D041D4">
              <w:rPr>
                <w:rStyle w:val="Hyperlink"/>
                <w:noProof/>
              </w:rPr>
              <w:t>List of Changes</w:t>
            </w:r>
            <w:r w:rsidR="00A858FA">
              <w:rPr>
                <w:noProof/>
                <w:webHidden/>
              </w:rPr>
              <w:tab/>
            </w:r>
            <w:r w:rsidR="00A858FA">
              <w:rPr>
                <w:rStyle w:val="Hyperlink"/>
                <w:noProof/>
                <w:rtl/>
              </w:rPr>
              <w:fldChar w:fldCharType="begin"/>
            </w:r>
            <w:r w:rsidR="00A858FA">
              <w:rPr>
                <w:noProof/>
                <w:webHidden/>
              </w:rPr>
              <w:instrText xml:space="preserve"> PAGEREF _Toc438058032 \h </w:instrText>
            </w:r>
            <w:r w:rsidR="00A858FA">
              <w:rPr>
                <w:rStyle w:val="Hyperlink"/>
                <w:noProof/>
                <w:rtl/>
              </w:rPr>
            </w:r>
            <w:r w:rsidR="00A858FA">
              <w:rPr>
                <w:rStyle w:val="Hyperlink"/>
                <w:noProof/>
                <w:rtl/>
              </w:rPr>
              <w:fldChar w:fldCharType="separate"/>
            </w:r>
            <w:r w:rsidR="00A858FA">
              <w:rPr>
                <w:noProof/>
                <w:webHidden/>
              </w:rPr>
              <w:t>i</w:t>
            </w:r>
            <w:r w:rsidR="00A858FA">
              <w:rPr>
                <w:rStyle w:val="Hyperlink"/>
                <w:noProof/>
                <w:rtl/>
              </w:rPr>
              <w:fldChar w:fldCharType="end"/>
            </w:r>
          </w:hyperlink>
        </w:p>
        <w:p w14:paraId="7560D815" w14:textId="77777777" w:rsidR="00A858FA" w:rsidRDefault="00A858FA">
          <w:pPr>
            <w:pStyle w:val="TOC1"/>
            <w:tabs>
              <w:tab w:val="left" w:pos="440"/>
              <w:tab w:val="right" w:leader="dot" w:pos="9350"/>
            </w:tabs>
            <w:rPr>
              <w:rFonts w:eastAsiaTheme="minorEastAsia"/>
              <w:noProof/>
              <w:lang w:bidi="he-IL"/>
            </w:rPr>
          </w:pPr>
          <w:hyperlink w:anchor="_Toc438058033" w:history="1">
            <w:r w:rsidRPr="00D041D4">
              <w:rPr>
                <w:rStyle w:val="Hyperlink"/>
                <w:noProof/>
              </w:rPr>
              <w:t>1</w:t>
            </w:r>
            <w:r>
              <w:rPr>
                <w:rFonts w:eastAsiaTheme="minorEastAsia"/>
                <w:noProof/>
                <w:lang w:bidi="he-IL"/>
              </w:rPr>
              <w:tab/>
            </w:r>
            <w:r w:rsidRPr="00D041D4">
              <w:rPr>
                <w:rStyle w:val="Hyperlink"/>
                <w:noProof/>
              </w:rPr>
              <w:t>Overview</w:t>
            </w:r>
            <w:r>
              <w:rPr>
                <w:noProof/>
                <w:webHidden/>
              </w:rPr>
              <w:tab/>
            </w:r>
            <w:r>
              <w:rPr>
                <w:rStyle w:val="Hyperlink"/>
                <w:noProof/>
                <w:rtl/>
              </w:rPr>
              <w:fldChar w:fldCharType="begin"/>
            </w:r>
            <w:r>
              <w:rPr>
                <w:noProof/>
                <w:webHidden/>
              </w:rPr>
              <w:instrText xml:space="preserve"> PAGEREF _Toc438058033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1F4E9032" w14:textId="77777777" w:rsidR="00A858FA" w:rsidRDefault="00A858FA">
          <w:pPr>
            <w:pStyle w:val="TOC2"/>
            <w:tabs>
              <w:tab w:val="left" w:pos="880"/>
              <w:tab w:val="right" w:leader="dot" w:pos="9350"/>
            </w:tabs>
            <w:rPr>
              <w:rFonts w:eastAsiaTheme="minorEastAsia"/>
              <w:noProof/>
              <w:lang w:bidi="he-IL"/>
            </w:rPr>
          </w:pPr>
          <w:hyperlink w:anchor="_Toc438058034" w:history="1">
            <w:r w:rsidRPr="00D041D4">
              <w:rPr>
                <w:rStyle w:val="Hyperlink"/>
                <w:noProof/>
              </w:rPr>
              <w:t>1.1</w:t>
            </w:r>
            <w:r>
              <w:rPr>
                <w:rFonts w:eastAsiaTheme="minorEastAsia"/>
                <w:noProof/>
                <w:lang w:bidi="he-IL"/>
              </w:rPr>
              <w:tab/>
            </w:r>
            <w:r w:rsidRPr="00D041D4">
              <w:rPr>
                <w:rStyle w:val="Hyperlink"/>
                <w:noProof/>
              </w:rPr>
              <w:t>Uniform tunnel object</w:t>
            </w:r>
            <w:r>
              <w:rPr>
                <w:noProof/>
                <w:webHidden/>
              </w:rPr>
              <w:tab/>
            </w:r>
            <w:r>
              <w:rPr>
                <w:rStyle w:val="Hyperlink"/>
                <w:noProof/>
                <w:rtl/>
              </w:rPr>
              <w:fldChar w:fldCharType="begin"/>
            </w:r>
            <w:r>
              <w:rPr>
                <w:noProof/>
                <w:webHidden/>
              </w:rPr>
              <w:instrText xml:space="preserve"> PAGEREF _Toc438058034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23FE9DAA" w14:textId="77777777" w:rsidR="00A858FA" w:rsidRDefault="00A858FA">
          <w:pPr>
            <w:pStyle w:val="TOC2"/>
            <w:tabs>
              <w:tab w:val="left" w:pos="880"/>
              <w:tab w:val="right" w:leader="dot" w:pos="9350"/>
            </w:tabs>
            <w:rPr>
              <w:rFonts w:eastAsiaTheme="minorEastAsia"/>
              <w:noProof/>
              <w:lang w:bidi="he-IL"/>
            </w:rPr>
          </w:pPr>
          <w:hyperlink w:anchor="_Toc438058035" w:history="1">
            <w:r w:rsidRPr="00D041D4">
              <w:rPr>
                <w:rStyle w:val="Hyperlink"/>
                <w:noProof/>
              </w:rPr>
              <w:t>1.2</w:t>
            </w:r>
            <w:r>
              <w:rPr>
                <w:rFonts w:eastAsiaTheme="minorEastAsia"/>
                <w:noProof/>
                <w:lang w:bidi="he-IL"/>
              </w:rPr>
              <w:tab/>
            </w:r>
            <w:r w:rsidRPr="00D041D4">
              <w:rPr>
                <w:rStyle w:val="Hyperlink"/>
                <w:noProof/>
              </w:rPr>
              <w:t>Uniform tunnel encap</w:t>
            </w:r>
            <w:r>
              <w:rPr>
                <w:noProof/>
                <w:webHidden/>
              </w:rPr>
              <w:tab/>
            </w:r>
            <w:r>
              <w:rPr>
                <w:rStyle w:val="Hyperlink"/>
                <w:noProof/>
                <w:rtl/>
              </w:rPr>
              <w:fldChar w:fldCharType="begin"/>
            </w:r>
            <w:r>
              <w:rPr>
                <w:noProof/>
                <w:webHidden/>
              </w:rPr>
              <w:instrText xml:space="preserve"> PAGEREF _Toc438058035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79F351E1" w14:textId="77777777" w:rsidR="00A858FA" w:rsidRDefault="00A858FA">
          <w:pPr>
            <w:pStyle w:val="TOC2"/>
            <w:tabs>
              <w:tab w:val="left" w:pos="880"/>
              <w:tab w:val="right" w:leader="dot" w:pos="9350"/>
            </w:tabs>
            <w:rPr>
              <w:rFonts w:eastAsiaTheme="minorEastAsia"/>
              <w:noProof/>
              <w:lang w:bidi="he-IL"/>
            </w:rPr>
          </w:pPr>
          <w:hyperlink w:anchor="_Toc438058036" w:history="1">
            <w:r w:rsidRPr="00D041D4">
              <w:rPr>
                <w:rStyle w:val="Hyperlink"/>
                <w:noProof/>
              </w:rPr>
              <w:t>1.3</w:t>
            </w:r>
            <w:r>
              <w:rPr>
                <w:rFonts w:eastAsiaTheme="minorEastAsia"/>
                <w:noProof/>
                <w:lang w:bidi="he-IL"/>
              </w:rPr>
              <w:tab/>
            </w:r>
            <w:r w:rsidRPr="00D041D4">
              <w:rPr>
                <w:rStyle w:val="Hyperlink"/>
                <w:noProof/>
              </w:rPr>
              <w:t>IPinIP tunnel</w:t>
            </w:r>
            <w:r>
              <w:rPr>
                <w:noProof/>
                <w:webHidden/>
              </w:rPr>
              <w:tab/>
            </w:r>
            <w:r>
              <w:rPr>
                <w:rStyle w:val="Hyperlink"/>
                <w:noProof/>
                <w:rtl/>
              </w:rPr>
              <w:fldChar w:fldCharType="begin"/>
            </w:r>
            <w:r>
              <w:rPr>
                <w:noProof/>
                <w:webHidden/>
              </w:rPr>
              <w:instrText xml:space="preserve"> PAGEREF _Toc438058036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06991DC0" w14:textId="77777777" w:rsidR="00A858FA" w:rsidRDefault="00A858FA">
          <w:pPr>
            <w:pStyle w:val="TOC3"/>
            <w:tabs>
              <w:tab w:val="left" w:pos="1320"/>
              <w:tab w:val="right" w:leader="dot" w:pos="9350"/>
            </w:tabs>
            <w:rPr>
              <w:rFonts w:eastAsiaTheme="minorEastAsia"/>
              <w:noProof/>
              <w:lang w:bidi="he-IL"/>
            </w:rPr>
          </w:pPr>
          <w:hyperlink w:anchor="_Toc438058037" w:history="1">
            <w:r w:rsidRPr="00D041D4">
              <w:rPr>
                <w:rStyle w:val="Hyperlink"/>
                <w:noProof/>
              </w:rPr>
              <w:t>1.3.1</w:t>
            </w:r>
            <w:r>
              <w:rPr>
                <w:rFonts w:eastAsiaTheme="minorEastAsia"/>
                <w:noProof/>
                <w:lang w:bidi="he-IL"/>
              </w:rPr>
              <w:tab/>
            </w:r>
            <w:r w:rsidRPr="00D041D4">
              <w:rPr>
                <w:rStyle w:val="Hyperlink"/>
                <w:noProof/>
              </w:rPr>
              <w:t>IPinIP  encap</w:t>
            </w:r>
            <w:r>
              <w:rPr>
                <w:noProof/>
                <w:webHidden/>
              </w:rPr>
              <w:tab/>
            </w:r>
            <w:r>
              <w:rPr>
                <w:rStyle w:val="Hyperlink"/>
                <w:noProof/>
                <w:rtl/>
              </w:rPr>
              <w:fldChar w:fldCharType="begin"/>
            </w:r>
            <w:r>
              <w:rPr>
                <w:noProof/>
                <w:webHidden/>
              </w:rPr>
              <w:instrText xml:space="preserve"> PAGEREF _Toc438058037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3B170FB7" w14:textId="77777777" w:rsidR="00A858FA" w:rsidRDefault="00A858FA">
          <w:pPr>
            <w:pStyle w:val="TOC3"/>
            <w:tabs>
              <w:tab w:val="left" w:pos="1320"/>
              <w:tab w:val="right" w:leader="dot" w:pos="9350"/>
            </w:tabs>
            <w:rPr>
              <w:rFonts w:eastAsiaTheme="minorEastAsia"/>
              <w:noProof/>
              <w:lang w:bidi="he-IL"/>
            </w:rPr>
          </w:pPr>
          <w:hyperlink w:anchor="_Toc438058038" w:history="1">
            <w:r w:rsidRPr="00D041D4">
              <w:rPr>
                <w:rStyle w:val="Hyperlink"/>
                <w:noProof/>
              </w:rPr>
              <w:t>1.3.2</w:t>
            </w:r>
            <w:r>
              <w:rPr>
                <w:rFonts w:eastAsiaTheme="minorEastAsia"/>
                <w:noProof/>
                <w:lang w:bidi="he-IL"/>
              </w:rPr>
              <w:tab/>
            </w:r>
            <w:r w:rsidRPr="00D041D4">
              <w:rPr>
                <w:rStyle w:val="Hyperlink"/>
                <w:noProof/>
              </w:rPr>
              <w:t>IPinIP  decap</w:t>
            </w:r>
            <w:r>
              <w:rPr>
                <w:noProof/>
                <w:webHidden/>
              </w:rPr>
              <w:tab/>
            </w:r>
            <w:r>
              <w:rPr>
                <w:rStyle w:val="Hyperlink"/>
                <w:noProof/>
                <w:rtl/>
              </w:rPr>
              <w:fldChar w:fldCharType="begin"/>
            </w:r>
            <w:r>
              <w:rPr>
                <w:noProof/>
                <w:webHidden/>
              </w:rPr>
              <w:instrText xml:space="preserve"> PAGEREF _Toc438058038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EC2A576" w14:textId="77777777" w:rsidR="00A858FA" w:rsidRDefault="00A858FA">
          <w:pPr>
            <w:pStyle w:val="TOC2"/>
            <w:tabs>
              <w:tab w:val="left" w:pos="880"/>
              <w:tab w:val="right" w:leader="dot" w:pos="9350"/>
            </w:tabs>
            <w:rPr>
              <w:rFonts w:eastAsiaTheme="minorEastAsia"/>
              <w:noProof/>
              <w:lang w:bidi="he-IL"/>
            </w:rPr>
          </w:pPr>
          <w:hyperlink w:anchor="_Toc438058039" w:history="1">
            <w:r w:rsidRPr="00D041D4">
              <w:rPr>
                <w:rStyle w:val="Hyperlink"/>
                <w:noProof/>
              </w:rPr>
              <w:t>1.4</w:t>
            </w:r>
            <w:r>
              <w:rPr>
                <w:rFonts w:eastAsiaTheme="minorEastAsia"/>
                <w:noProof/>
                <w:lang w:bidi="he-IL"/>
              </w:rPr>
              <w:tab/>
            </w:r>
            <w:r w:rsidRPr="00D041D4">
              <w:rPr>
                <w:rStyle w:val="Hyperlink"/>
                <w:noProof/>
              </w:rPr>
              <w:t>Vxlan tunnel</w:t>
            </w:r>
            <w:r>
              <w:rPr>
                <w:noProof/>
                <w:webHidden/>
              </w:rPr>
              <w:tab/>
            </w:r>
            <w:r>
              <w:rPr>
                <w:rStyle w:val="Hyperlink"/>
                <w:noProof/>
                <w:rtl/>
              </w:rPr>
              <w:fldChar w:fldCharType="begin"/>
            </w:r>
            <w:r>
              <w:rPr>
                <w:noProof/>
                <w:webHidden/>
              </w:rPr>
              <w:instrText xml:space="preserve"> PAGEREF _Toc438058039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0C5292BC" w14:textId="77777777" w:rsidR="00A858FA" w:rsidRDefault="00A858FA">
          <w:pPr>
            <w:pStyle w:val="TOC3"/>
            <w:tabs>
              <w:tab w:val="left" w:pos="1320"/>
              <w:tab w:val="right" w:leader="dot" w:pos="9350"/>
            </w:tabs>
            <w:rPr>
              <w:rFonts w:eastAsiaTheme="minorEastAsia"/>
              <w:noProof/>
              <w:lang w:bidi="he-IL"/>
            </w:rPr>
          </w:pPr>
          <w:hyperlink w:anchor="_Toc438058040" w:history="1">
            <w:r w:rsidRPr="00D041D4">
              <w:rPr>
                <w:rStyle w:val="Hyperlink"/>
                <w:noProof/>
              </w:rPr>
              <w:t>1.4.1</w:t>
            </w:r>
            <w:r>
              <w:rPr>
                <w:rFonts w:eastAsiaTheme="minorEastAsia"/>
                <w:noProof/>
                <w:lang w:bidi="he-IL"/>
              </w:rPr>
              <w:tab/>
            </w:r>
            <w:r w:rsidRPr="00D041D4">
              <w:rPr>
                <w:rStyle w:val="Hyperlink"/>
                <w:noProof/>
              </w:rPr>
              <w:t>Vxlan  encap</w:t>
            </w:r>
            <w:r>
              <w:rPr>
                <w:noProof/>
                <w:webHidden/>
              </w:rPr>
              <w:tab/>
            </w:r>
            <w:r>
              <w:rPr>
                <w:rStyle w:val="Hyperlink"/>
                <w:noProof/>
                <w:rtl/>
              </w:rPr>
              <w:fldChar w:fldCharType="begin"/>
            </w:r>
            <w:r>
              <w:rPr>
                <w:noProof/>
                <w:webHidden/>
              </w:rPr>
              <w:instrText xml:space="preserve"> PAGEREF _Toc438058040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6D3FB4E" w14:textId="77777777" w:rsidR="00A858FA" w:rsidRDefault="00A858FA">
          <w:pPr>
            <w:pStyle w:val="TOC3"/>
            <w:tabs>
              <w:tab w:val="left" w:pos="1320"/>
              <w:tab w:val="right" w:leader="dot" w:pos="9350"/>
            </w:tabs>
            <w:rPr>
              <w:rFonts w:eastAsiaTheme="minorEastAsia"/>
              <w:noProof/>
              <w:lang w:bidi="he-IL"/>
            </w:rPr>
          </w:pPr>
          <w:hyperlink w:anchor="_Toc438058041" w:history="1">
            <w:r w:rsidRPr="00D041D4">
              <w:rPr>
                <w:rStyle w:val="Hyperlink"/>
                <w:noProof/>
              </w:rPr>
              <w:t>1.4.2</w:t>
            </w:r>
            <w:r>
              <w:rPr>
                <w:rFonts w:eastAsiaTheme="minorEastAsia"/>
                <w:noProof/>
                <w:lang w:bidi="he-IL"/>
              </w:rPr>
              <w:tab/>
            </w:r>
            <w:r w:rsidRPr="00D041D4">
              <w:rPr>
                <w:rStyle w:val="Hyperlink"/>
                <w:noProof/>
              </w:rPr>
              <w:t>Vxlan  decap</w:t>
            </w:r>
            <w:r>
              <w:rPr>
                <w:noProof/>
                <w:webHidden/>
              </w:rPr>
              <w:tab/>
            </w:r>
            <w:r>
              <w:rPr>
                <w:rStyle w:val="Hyperlink"/>
                <w:noProof/>
                <w:rtl/>
              </w:rPr>
              <w:fldChar w:fldCharType="begin"/>
            </w:r>
            <w:r>
              <w:rPr>
                <w:noProof/>
                <w:webHidden/>
              </w:rPr>
              <w:instrText xml:space="preserve"> PAGEREF _Toc438058041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1D5CC457" w14:textId="77777777" w:rsidR="00A858FA" w:rsidRDefault="00A858FA">
          <w:pPr>
            <w:pStyle w:val="TOC2"/>
            <w:tabs>
              <w:tab w:val="left" w:pos="880"/>
              <w:tab w:val="right" w:leader="dot" w:pos="9350"/>
            </w:tabs>
            <w:rPr>
              <w:rFonts w:eastAsiaTheme="minorEastAsia"/>
              <w:noProof/>
              <w:lang w:bidi="he-IL"/>
            </w:rPr>
          </w:pPr>
          <w:hyperlink w:anchor="_Toc438058042" w:history="1">
            <w:r w:rsidRPr="00D041D4">
              <w:rPr>
                <w:rStyle w:val="Hyperlink"/>
                <w:noProof/>
              </w:rPr>
              <w:t>1.5</w:t>
            </w:r>
            <w:r>
              <w:rPr>
                <w:rFonts w:eastAsiaTheme="minorEastAsia"/>
                <w:noProof/>
                <w:lang w:bidi="he-IL"/>
              </w:rPr>
              <w:tab/>
            </w:r>
            <w:r w:rsidRPr="00D041D4">
              <w:rPr>
                <w:rStyle w:val="Hyperlink"/>
                <w:noProof/>
              </w:rPr>
              <w:t>MPLS tunnel</w:t>
            </w:r>
            <w:r>
              <w:rPr>
                <w:noProof/>
                <w:webHidden/>
              </w:rPr>
              <w:tab/>
            </w:r>
            <w:r>
              <w:rPr>
                <w:rStyle w:val="Hyperlink"/>
                <w:noProof/>
                <w:rtl/>
              </w:rPr>
              <w:fldChar w:fldCharType="begin"/>
            </w:r>
            <w:r>
              <w:rPr>
                <w:noProof/>
                <w:webHidden/>
              </w:rPr>
              <w:instrText xml:space="preserve"> PAGEREF _Toc438058042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0AE511C1" w14:textId="77777777" w:rsidR="00A858FA" w:rsidRDefault="00A858FA">
          <w:pPr>
            <w:pStyle w:val="TOC3"/>
            <w:tabs>
              <w:tab w:val="left" w:pos="1320"/>
              <w:tab w:val="right" w:leader="dot" w:pos="9350"/>
            </w:tabs>
            <w:rPr>
              <w:rFonts w:eastAsiaTheme="minorEastAsia"/>
              <w:noProof/>
              <w:lang w:bidi="he-IL"/>
            </w:rPr>
          </w:pPr>
          <w:hyperlink w:anchor="_Toc438058043" w:history="1">
            <w:r w:rsidRPr="00D041D4">
              <w:rPr>
                <w:rStyle w:val="Hyperlink"/>
                <w:noProof/>
              </w:rPr>
              <w:t>1.5.1</w:t>
            </w:r>
            <w:r>
              <w:rPr>
                <w:rFonts w:eastAsiaTheme="minorEastAsia"/>
                <w:noProof/>
                <w:lang w:bidi="he-IL"/>
              </w:rPr>
              <w:tab/>
            </w:r>
            <w:r w:rsidRPr="00D041D4">
              <w:rPr>
                <w:rStyle w:val="Hyperlink"/>
                <w:noProof/>
              </w:rPr>
              <w:t>MPLS encap</w:t>
            </w:r>
            <w:r>
              <w:rPr>
                <w:noProof/>
                <w:webHidden/>
              </w:rPr>
              <w:tab/>
            </w:r>
            <w:r>
              <w:rPr>
                <w:rStyle w:val="Hyperlink"/>
                <w:noProof/>
                <w:rtl/>
              </w:rPr>
              <w:fldChar w:fldCharType="begin"/>
            </w:r>
            <w:r>
              <w:rPr>
                <w:noProof/>
                <w:webHidden/>
              </w:rPr>
              <w:instrText xml:space="preserve"> PAGEREF _Toc438058043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10E6CBEB" w14:textId="77777777" w:rsidR="00A858FA" w:rsidRDefault="00A858FA">
          <w:pPr>
            <w:pStyle w:val="TOC3"/>
            <w:tabs>
              <w:tab w:val="left" w:pos="1320"/>
              <w:tab w:val="right" w:leader="dot" w:pos="9350"/>
            </w:tabs>
            <w:rPr>
              <w:rFonts w:eastAsiaTheme="minorEastAsia"/>
              <w:noProof/>
              <w:lang w:bidi="he-IL"/>
            </w:rPr>
          </w:pPr>
          <w:hyperlink w:anchor="_Toc438058044" w:history="1">
            <w:r w:rsidRPr="00D041D4">
              <w:rPr>
                <w:rStyle w:val="Hyperlink"/>
                <w:noProof/>
              </w:rPr>
              <w:t>1.5.2</w:t>
            </w:r>
            <w:r>
              <w:rPr>
                <w:rFonts w:eastAsiaTheme="minorEastAsia"/>
                <w:noProof/>
                <w:lang w:bidi="he-IL"/>
              </w:rPr>
              <w:tab/>
            </w:r>
            <w:r w:rsidRPr="00D041D4">
              <w:rPr>
                <w:rStyle w:val="Hyperlink"/>
                <w:noProof/>
              </w:rPr>
              <w:t>MPLS  decap</w:t>
            </w:r>
            <w:r>
              <w:rPr>
                <w:noProof/>
                <w:webHidden/>
              </w:rPr>
              <w:tab/>
            </w:r>
            <w:r>
              <w:rPr>
                <w:rStyle w:val="Hyperlink"/>
                <w:noProof/>
                <w:rtl/>
              </w:rPr>
              <w:fldChar w:fldCharType="begin"/>
            </w:r>
            <w:r>
              <w:rPr>
                <w:noProof/>
                <w:webHidden/>
              </w:rPr>
              <w:instrText xml:space="preserve"> PAGEREF _Toc438058044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0129AFB2" w14:textId="77777777" w:rsidR="00A858FA" w:rsidRDefault="00A858FA">
          <w:pPr>
            <w:pStyle w:val="TOC1"/>
            <w:tabs>
              <w:tab w:val="left" w:pos="440"/>
              <w:tab w:val="right" w:leader="dot" w:pos="9350"/>
            </w:tabs>
            <w:rPr>
              <w:rFonts w:eastAsiaTheme="minorEastAsia"/>
              <w:noProof/>
              <w:lang w:bidi="he-IL"/>
            </w:rPr>
          </w:pPr>
          <w:hyperlink w:anchor="_Toc438058045" w:history="1">
            <w:r w:rsidRPr="00D041D4">
              <w:rPr>
                <w:rStyle w:val="Hyperlink"/>
                <w:noProof/>
              </w:rPr>
              <w:t>2</w:t>
            </w:r>
            <w:r>
              <w:rPr>
                <w:rFonts w:eastAsiaTheme="minorEastAsia"/>
                <w:noProof/>
                <w:lang w:bidi="he-IL"/>
              </w:rPr>
              <w:tab/>
            </w:r>
            <w:r w:rsidRPr="00D041D4">
              <w:rPr>
                <w:rStyle w:val="Hyperlink"/>
                <w:noProof/>
              </w:rPr>
              <w:t>Specification</w:t>
            </w:r>
            <w:r>
              <w:rPr>
                <w:noProof/>
                <w:webHidden/>
              </w:rPr>
              <w:tab/>
            </w:r>
            <w:r>
              <w:rPr>
                <w:rStyle w:val="Hyperlink"/>
                <w:noProof/>
                <w:rtl/>
              </w:rPr>
              <w:fldChar w:fldCharType="begin"/>
            </w:r>
            <w:r>
              <w:rPr>
                <w:noProof/>
                <w:webHidden/>
              </w:rPr>
              <w:instrText xml:space="preserve"> PAGEREF _Toc438058045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745F16B" w14:textId="77777777" w:rsidR="00A858FA" w:rsidRDefault="00A858FA">
          <w:pPr>
            <w:pStyle w:val="TOC2"/>
            <w:tabs>
              <w:tab w:val="left" w:pos="880"/>
              <w:tab w:val="right" w:leader="dot" w:pos="9350"/>
            </w:tabs>
            <w:rPr>
              <w:rFonts w:eastAsiaTheme="minorEastAsia"/>
              <w:noProof/>
              <w:lang w:bidi="he-IL"/>
            </w:rPr>
          </w:pPr>
          <w:hyperlink w:anchor="_Toc438058046" w:history="1">
            <w:r w:rsidRPr="00D041D4">
              <w:rPr>
                <w:rStyle w:val="Hyperlink"/>
                <w:noProof/>
              </w:rPr>
              <w:t>2.1</w:t>
            </w:r>
            <w:r>
              <w:rPr>
                <w:rFonts w:eastAsiaTheme="minorEastAsia"/>
                <w:noProof/>
                <w:lang w:bidi="he-IL"/>
              </w:rPr>
              <w:tab/>
            </w:r>
            <w:r w:rsidRPr="00D041D4">
              <w:rPr>
                <w:rStyle w:val="Hyperlink"/>
                <w:noProof/>
              </w:rPr>
              <w:t>SAI types</w:t>
            </w:r>
            <w:r>
              <w:rPr>
                <w:noProof/>
                <w:webHidden/>
              </w:rPr>
              <w:tab/>
            </w:r>
            <w:r>
              <w:rPr>
                <w:rStyle w:val="Hyperlink"/>
                <w:noProof/>
                <w:rtl/>
              </w:rPr>
              <w:fldChar w:fldCharType="begin"/>
            </w:r>
            <w:r>
              <w:rPr>
                <w:noProof/>
                <w:webHidden/>
              </w:rPr>
              <w:instrText xml:space="preserve"> PAGEREF _Toc438058046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114B60BB" w14:textId="77777777" w:rsidR="00A858FA" w:rsidRDefault="00A858FA">
          <w:pPr>
            <w:pStyle w:val="TOC2"/>
            <w:tabs>
              <w:tab w:val="left" w:pos="880"/>
              <w:tab w:val="right" w:leader="dot" w:pos="9350"/>
            </w:tabs>
            <w:rPr>
              <w:rFonts w:eastAsiaTheme="minorEastAsia"/>
              <w:noProof/>
              <w:lang w:bidi="he-IL"/>
            </w:rPr>
          </w:pPr>
          <w:hyperlink w:anchor="_Toc438058047" w:history="1">
            <w:r w:rsidRPr="00D041D4">
              <w:rPr>
                <w:rStyle w:val="Hyperlink"/>
                <w:noProof/>
              </w:rPr>
              <w:t>2.2</w:t>
            </w:r>
            <w:r>
              <w:rPr>
                <w:rFonts w:eastAsiaTheme="minorEastAsia"/>
                <w:noProof/>
                <w:lang w:bidi="he-IL"/>
              </w:rPr>
              <w:tab/>
            </w:r>
            <w:r w:rsidRPr="00D041D4">
              <w:rPr>
                <w:rStyle w:val="Hyperlink"/>
                <w:noProof/>
              </w:rPr>
              <w:t>FDB</w:t>
            </w:r>
            <w:r>
              <w:rPr>
                <w:noProof/>
                <w:webHidden/>
              </w:rPr>
              <w:tab/>
            </w:r>
            <w:r>
              <w:rPr>
                <w:rStyle w:val="Hyperlink"/>
                <w:noProof/>
                <w:rtl/>
              </w:rPr>
              <w:fldChar w:fldCharType="begin"/>
            </w:r>
            <w:r>
              <w:rPr>
                <w:noProof/>
                <w:webHidden/>
              </w:rPr>
              <w:instrText xml:space="preserve"> PAGEREF _Toc438058047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13CA901F" w14:textId="77777777" w:rsidR="00A858FA" w:rsidRDefault="00A858FA">
          <w:pPr>
            <w:pStyle w:val="TOC2"/>
            <w:tabs>
              <w:tab w:val="left" w:pos="880"/>
              <w:tab w:val="right" w:leader="dot" w:pos="9350"/>
            </w:tabs>
            <w:rPr>
              <w:rFonts w:eastAsiaTheme="minorEastAsia"/>
              <w:noProof/>
              <w:lang w:bidi="he-IL"/>
            </w:rPr>
          </w:pPr>
          <w:hyperlink w:anchor="_Toc438058048" w:history="1">
            <w:r w:rsidRPr="00D041D4">
              <w:rPr>
                <w:rStyle w:val="Hyperlink"/>
                <w:noProof/>
              </w:rPr>
              <w:t>2.3</w:t>
            </w:r>
            <w:r>
              <w:rPr>
                <w:rFonts w:eastAsiaTheme="minorEastAsia"/>
                <w:noProof/>
                <w:lang w:bidi="he-IL"/>
              </w:rPr>
              <w:tab/>
            </w:r>
            <w:r w:rsidRPr="00D041D4">
              <w:rPr>
                <w:rStyle w:val="Hyperlink"/>
                <w:noProof/>
              </w:rPr>
              <w:t>Next hop</w:t>
            </w:r>
            <w:r>
              <w:rPr>
                <w:noProof/>
                <w:webHidden/>
              </w:rPr>
              <w:tab/>
            </w:r>
            <w:r>
              <w:rPr>
                <w:rStyle w:val="Hyperlink"/>
                <w:noProof/>
                <w:rtl/>
              </w:rPr>
              <w:fldChar w:fldCharType="begin"/>
            </w:r>
            <w:r>
              <w:rPr>
                <w:noProof/>
                <w:webHidden/>
              </w:rPr>
              <w:instrText xml:space="preserve"> PAGEREF _Toc438058048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D07B2DA" w14:textId="77777777" w:rsidR="00A858FA" w:rsidRDefault="00A858FA">
          <w:pPr>
            <w:pStyle w:val="TOC2"/>
            <w:tabs>
              <w:tab w:val="left" w:pos="880"/>
              <w:tab w:val="right" w:leader="dot" w:pos="9350"/>
            </w:tabs>
            <w:rPr>
              <w:rFonts w:eastAsiaTheme="minorEastAsia"/>
              <w:noProof/>
              <w:lang w:bidi="he-IL"/>
            </w:rPr>
          </w:pPr>
          <w:hyperlink w:anchor="_Toc438058049" w:history="1">
            <w:r w:rsidRPr="00D041D4">
              <w:rPr>
                <w:rStyle w:val="Hyperlink"/>
                <w:noProof/>
              </w:rPr>
              <w:t>2.4</w:t>
            </w:r>
            <w:r>
              <w:rPr>
                <w:rFonts w:eastAsiaTheme="minorEastAsia"/>
                <w:noProof/>
                <w:lang w:bidi="he-IL"/>
              </w:rPr>
              <w:tab/>
            </w:r>
            <w:r w:rsidRPr="00D041D4">
              <w:rPr>
                <w:rStyle w:val="Hyperlink"/>
                <w:noProof/>
              </w:rPr>
              <w:t>Tunnel mapper</w:t>
            </w:r>
            <w:r>
              <w:rPr>
                <w:noProof/>
                <w:webHidden/>
              </w:rPr>
              <w:tab/>
            </w:r>
            <w:r>
              <w:rPr>
                <w:rStyle w:val="Hyperlink"/>
                <w:noProof/>
                <w:rtl/>
              </w:rPr>
              <w:fldChar w:fldCharType="begin"/>
            </w:r>
            <w:r>
              <w:rPr>
                <w:noProof/>
                <w:webHidden/>
              </w:rPr>
              <w:instrText xml:space="preserve"> PAGEREF _Toc438058049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0B653AE0" w14:textId="77777777" w:rsidR="00A858FA" w:rsidRDefault="00A858FA">
          <w:pPr>
            <w:pStyle w:val="TOC2"/>
            <w:tabs>
              <w:tab w:val="left" w:pos="880"/>
              <w:tab w:val="right" w:leader="dot" w:pos="9350"/>
            </w:tabs>
            <w:rPr>
              <w:rFonts w:eastAsiaTheme="minorEastAsia"/>
              <w:noProof/>
              <w:lang w:bidi="he-IL"/>
            </w:rPr>
          </w:pPr>
          <w:hyperlink w:anchor="_Toc438058050" w:history="1">
            <w:r w:rsidRPr="00D041D4">
              <w:rPr>
                <w:rStyle w:val="Hyperlink"/>
                <w:noProof/>
              </w:rPr>
              <w:t>2.5</w:t>
            </w:r>
            <w:r>
              <w:rPr>
                <w:rFonts w:eastAsiaTheme="minorEastAsia"/>
                <w:noProof/>
                <w:lang w:bidi="he-IL"/>
              </w:rPr>
              <w:tab/>
            </w:r>
            <w:r w:rsidRPr="00D041D4">
              <w:rPr>
                <w:rStyle w:val="Hyperlink"/>
                <w:noProof/>
              </w:rPr>
              <w:t>Tunnel object</w:t>
            </w:r>
            <w:r>
              <w:rPr>
                <w:noProof/>
                <w:webHidden/>
              </w:rPr>
              <w:tab/>
            </w:r>
            <w:r>
              <w:rPr>
                <w:rStyle w:val="Hyperlink"/>
                <w:noProof/>
                <w:rtl/>
              </w:rPr>
              <w:fldChar w:fldCharType="begin"/>
            </w:r>
            <w:r>
              <w:rPr>
                <w:noProof/>
                <w:webHidden/>
              </w:rPr>
              <w:instrText xml:space="preserve"> PAGEREF _Toc438058050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45906982" w14:textId="77777777" w:rsidR="00A858FA" w:rsidRDefault="00A858FA">
          <w:pPr>
            <w:pStyle w:val="TOC2"/>
            <w:tabs>
              <w:tab w:val="left" w:pos="880"/>
              <w:tab w:val="right" w:leader="dot" w:pos="9350"/>
            </w:tabs>
            <w:rPr>
              <w:rFonts w:eastAsiaTheme="minorEastAsia"/>
              <w:noProof/>
              <w:lang w:bidi="he-IL"/>
            </w:rPr>
          </w:pPr>
          <w:hyperlink w:anchor="_Toc438058051" w:history="1">
            <w:r w:rsidRPr="00D041D4">
              <w:rPr>
                <w:rStyle w:val="Hyperlink"/>
                <w:noProof/>
              </w:rPr>
              <w:t>2.6</w:t>
            </w:r>
            <w:r>
              <w:rPr>
                <w:rFonts w:eastAsiaTheme="minorEastAsia"/>
                <w:noProof/>
                <w:lang w:bidi="he-IL"/>
              </w:rPr>
              <w:tab/>
            </w:r>
            <w:r w:rsidRPr="00D041D4">
              <w:rPr>
                <w:rStyle w:val="Hyperlink"/>
                <w:noProof/>
              </w:rPr>
              <w:t>Tunnel table entry object</w:t>
            </w:r>
            <w:r>
              <w:rPr>
                <w:noProof/>
                <w:webHidden/>
              </w:rPr>
              <w:tab/>
            </w:r>
            <w:r>
              <w:rPr>
                <w:rStyle w:val="Hyperlink"/>
                <w:noProof/>
                <w:rtl/>
              </w:rPr>
              <w:fldChar w:fldCharType="begin"/>
            </w:r>
            <w:r>
              <w:rPr>
                <w:noProof/>
                <w:webHidden/>
              </w:rPr>
              <w:instrText xml:space="preserve"> PAGEREF _Toc438058051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502C7AAA" w14:textId="77777777" w:rsidR="00A858FA" w:rsidRDefault="00A858FA">
          <w:pPr>
            <w:pStyle w:val="TOC1"/>
            <w:tabs>
              <w:tab w:val="left" w:pos="440"/>
              <w:tab w:val="right" w:leader="dot" w:pos="9350"/>
            </w:tabs>
            <w:rPr>
              <w:rFonts w:eastAsiaTheme="minorEastAsia"/>
              <w:noProof/>
              <w:lang w:bidi="he-IL"/>
            </w:rPr>
          </w:pPr>
          <w:hyperlink w:anchor="_Toc438058052" w:history="1">
            <w:r w:rsidRPr="00D041D4">
              <w:rPr>
                <w:rStyle w:val="Hyperlink"/>
                <w:noProof/>
              </w:rPr>
              <w:t>3</w:t>
            </w:r>
            <w:r>
              <w:rPr>
                <w:rFonts w:eastAsiaTheme="minorEastAsia"/>
                <w:noProof/>
                <w:lang w:bidi="he-IL"/>
              </w:rPr>
              <w:tab/>
            </w:r>
            <w:r w:rsidRPr="00D041D4">
              <w:rPr>
                <w:rStyle w:val="Hyperlink"/>
                <w:noProof/>
              </w:rPr>
              <w:t>Examples</w:t>
            </w:r>
            <w:r>
              <w:rPr>
                <w:noProof/>
                <w:webHidden/>
              </w:rPr>
              <w:tab/>
            </w:r>
            <w:r>
              <w:rPr>
                <w:rStyle w:val="Hyperlink"/>
                <w:noProof/>
                <w:rtl/>
              </w:rPr>
              <w:fldChar w:fldCharType="begin"/>
            </w:r>
            <w:r>
              <w:rPr>
                <w:noProof/>
                <w:webHidden/>
              </w:rPr>
              <w:instrText xml:space="preserve"> PAGEREF _Toc438058052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556AAED0" w14:textId="77777777" w:rsidR="00A858FA" w:rsidRDefault="00A858FA">
          <w:pPr>
            <w:pStyle w:val="TOC2"/>
            <w:tabs>
              <w:tab w:val="left" w:pos="880"/>
              <w:tab w:val="right" w:leader="dot" w:pos="9350"/>
            </w:tabs>
            <w:rPr>
              <w:rFonts w:eastAsiaTheme="minorEastAsia"/>
              <w:noProof/>
              <w:lang w:bidi="he-IL"/>
            </w:rPr>
          </w:pPr>
          <w:hyperlink w:anchor="_Toc438058053" w:history="1">
            <w:r w:rsidRPr="00D041D4">
              <w:rPr>
                <w:rStyle w:val="Hyperlink"/>
                <w:noProof/>
              </w:rPr>
              <w:t>3.1</w:t>
            </w:r>
            <w:r>
              <w:rPr>
                <w:rFonts w:eastAsiaTheme="minorEastAsia"/>
                <w:noProof/>
                <w:lang w:bidi="he-IL"/>
              </w:rPr>
              <w:tab/>
            </w:r>
            <w:r w:rsidRPr="00D041D4">
              <w:rPr>
                <w:rStyle w:val="Hyperlink"/>
                <w:noProof/>
              </w:rPr>
              <w:t>IPinIP - point to point tunnel</w:t>
            </w:r>
            <w:r>
              <w:rPr>
                <w:noProof/>
                <w:webHidden/>
              </w:rPr>
              <w:tab/>
            </w:r>
            <w:r>
              <w:rPr>
                <w:rStyle w:val="Hyperlink"/>
                <w:noProof/>
                <w:rtl/>
              </w:rPr>
              <w:fldChar w:fldCharType="begin"/>
            </w:r>
            <w:r>
              <w:rPr>
                <w:noProof/>
                <w:webHidden/>
              </w:rPr>
              <w:instrText xml:space="preserve"> PAGEREF _Toc438058053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78C14058" w14:textId="77777777" w:rsidR="00A858FA" w:rsidRDefault="00A858FA">
          <w:pPr>
            <w:pStyle w:val="TOC2"/>
            <w:tabs>
              <w:tab w:val="left" w:pos="880"/>
              <w:tab w:val="right" w:leader="dot" w:pos="9350"/>
            </w:tabs>
            <w:rPr>
              <w:rFonts w:eastAsiaTheme="minorEastAsia"/>
              <w:noProof/>
              <w:lang w:bidi="he-IL"/>
            </w:rPr>
          </w:pPr>
          <w:hyperlink w:anchor="_Toc438058054" w:history="1">
            <w:r w:rsidRPr="00D041D4">
              <w:rPr>
                <w:rStyle w:val="Hyperlink"/>
                <w:noProof/>
              </w:rPr>
              <w:t>3.2</w:t>
            </w:r>
            <w:r>
              <w:rPr>
                <w:rFonts w:eastAsiaTheme="minorEastAsia"/>
                <w:noProof/>
                <w:lang w:bidi="he-IL"/>
              </w:rPr>
              <w:tab/>
            </w:r>
            <w:r w:rsidRPr="00D041D4">
              <w:rPr>
                <w:rStyle w:val="Hyperlink"/>
                <w:noProof/>
              </w:rPr>
              <w:t>VXlan</w:t>
            </w:r>
            <w:r>
              <w:rPr>
                <w:noProof/>
                <w:webHidden/>
              </w:rPr>
              <w:tab/>
            </w:r>
            <w:r>
              <w:rPr>
                <w:rStyle w:val="Hyperlink"/>
                <w:noProof/>
                <w:rtl/>
              </w:rPr>
              <w:fldChar w:fldCharType="begin"/>
            </w:r>
            <w:r>
              <w:rPr>
                <w:noProof/>
                <w:webHidden/>
              </w:rPr>
              <w:instrText xml:space="preserve"> PAGEREF _Toc438058054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522B05E8" w14:textId="77777777" w:rsidR="002A0D5C" w:rsidRDefault="002A0D5C" w:rsidP="002A0D5C">
          <w:r>
            <w:rPr>
              <w:b/>
              <w:bCs/>
              <w:noProof/>
            </w:rPr>
            <w:fldChar w:fldCharType="end"/>
          </w:r>
        </w:p>
      </w:sdtContent>
    </w:sdt>
    <w:p w14:paraId="578E87FF" w14:textId="77777777"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14:paraId="12041F00" w14:textId="77777777" w:rsidR="002A0D5C" w:rsidRDefault="002A0D5C" w:rsidP="002A0D5C"/>
    <w:p w14:paraId="432602EA" w14:textId="77777777" w:rsidR="002A0D5C" w:rsidRDefault="002A0D5C" w:rsidP="002A0D5C">
      <w:pPr>
        <w:pStyle w:val="Heading1"/>
        <w:numPr>
          <w:ilvl w:val="0"/>
          <w:numId w:val="0"/>
        </w:numPr>
        <w:ind w:left="432" w:hanging="432"/>
      </w:pPr>
      <w:bookmarkStart w:id="8" w:name="_Toc438058032"/>
      <w:r>
        <w:t>List of Changes</w:t>
      </w:r>
      <w:bookmarkEnd w:id="8"/>
    </w:p>
    <w:tbl>
      <w:tblPr>
        <w:tblStyle w:val="GridTable1Light-Accent11"/>
        <w:tblW w:w="0" w:type="auto"/>
        <w:tblLook w:val="04A0" w:firstRow="1" w:lastRow="0" w:firstColumn="1" w:lastColumn="0" w:noHBand="0" w:noVBand="1"/>
      </w:tblPr>
      <w:tblGrid>
        <w:gridCol w:w="1008"/>
        <w:gridCol w:w="4452"/>
        <w:gridCol w:w="2388"/>
        <w:gridCol w:w="1502"/>
      </w:tblGrid>
      <w:tr w:rsidR="002A0D5C" w14:paraId="5BBE1E6B" w14:textId="77777777" w:rsidTr="005C5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244AA287" w14:textId="77777777" w:rsidR="002A0D5C" w:rsidRDefault="002A0D5C" w:rsidP="005C5262">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49CE83"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0845DA4"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109458F"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Date</w:t>
            </w:r>
          </w:p>
        </w:tc>
      </w:tr>
      <w:tr w:rsidR="002A0D5C" w14:paraId="6282D6FE" w14:textId="77777777" w:rsidTr="005C5262">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7A1D3CD" w14:textId="4681C911" w:rsidR="002A0D5C" w:rsidRPr="009068CF" w:rsidRDefault="009068CF" w:rsidP="003A46A6">
            <w:pPr>
              <w:rPr>
                <w:b w:val="0"/>
              </w:rPr>
            </w:pPr>
            <w:r w:rsidRPr="003A46A6">
              <w:rPr>
                <w:b w:val="0"/>
                <w:highlight w:val="yellow"/>
              </w:rPr>
              <w:t>0.</w:t>
            </w:r>
            <w:r w:rsidR="003A46A6" w:rsidRPr="003A46A6">
              <w:rPr>
                <w:b w:val="0"/>
                <w:highlight w:val="yellow"/>
              </w:rPr>
              <w:t>9.</w:t>
            </w:r>
            <w:ins w:id="9" w:author="Matty Kadosh" w:date="2015-08-01T16:26:00Z">
              <w:r w:rsidR="00513EBA">
                <w:rPr>
                  <w:b w:val="0"/>
                </w:rPr>
                <w:t>4</w:t>
              </w:r>
            </w:ins>
            <w:del w:id="10" w:author="Matty Kadosh" w:date="2015-08-01T16:26:00Z">
              <w:r w:rsidR="006D6337" w:rsidDel="00513EBA">
                <w:rPr>
                  <w:b w:val="0"/>
                  <w:highlight w:val="yellow"/>
                </w:rPr>
                <w:delText>3</w:delText>
              </w:r>
              <w:r w:rsidRPr="009068CF" w:rsidDel="00513EBA">
                <w:rPr>
                  <w:b w:val="0"/>
                </w:rPr>
                <w:delText xml:space="preserve"> </w:delText>
              </w:r>
            </w:del>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647381E" w14:textId="7C0B682A" w:rsidR="002A0D5C" w:rsidRDefault="009068CF" w:rsidP="003A46A6">
            <w:pPr>
              <w:cnfStyle w:val="000000000000" w:firstRow="0" w:lastRow="0" w:firstColumn="0" w:lastColumn="0" w:oddVBand="0" w:evenVBand="0" w:oddHBand="0" w:evenHBand="0" w:firstRowFirstColumn="0" w:firstRowLastColumn="0" w:lastRowFirstColumn="0" w:lastRowLastColumn="0"/>
            </w:pPr>
            <w:r>
              <w:t xml:space="preserve">Proposal </w:t>
            </w:r>
            <w:r w:rsidR="00976855">
              <w:t xml:space="preserve">for </w:t>
            </w:r>
            <w:ins w:id="11" w:author="Matty Kadosh" w:date="2015-08-01T16:26:00Z">
              <w:r w:rsidR="00513EBA">
                <w:t xml:space="preserve">uniform tunnel </w:t>
              </w:r>
            </w:ins>
            <w:del w:id="12" w:author="Matty Kadosh" w:date="2015-08-01T16:26:00Z">
              <w:r w:rsidR="003A46A6" w:rsidDel="00513EBA">
                <w:delText>buffers</w:delText>
              </w:r>
            </w:del>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54085CD" w14:textId="77777777" w:rsidR="002A0D5C" w:rsidRDefault="002A0D5C" w:rsidP="005C5262">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759FE70" w14:textId="5CA80F0A" w:rsidR="002A0D5C" w:rsidRDefault="00513EBA" w:rsidP="003A46A6">
            <w:pPr>
              <w:cnfStyle w:val="000000000000" w:firstRow="0" w:lastRow="0" w:firstColumn="0" w:lastColumn="0" w:oddVBand="0" w:evenVBand="0" w:oddHBand="0" w:evenHBand="0" w:firstRowFirstColumn="0" w:firstRowLastColumn="0" w:lastRowFirstColumn="0" w:lastRowLastColumn="0"/>
            </w:pPr>
            <w:ins w:id="13" w:author="Matty Kadosh" w:date="2015-08-01T16:26:00Z">
              <w:r>
                <w:t>8</w:t>
              </w:r>
            </w:ins>
            <w:del w:id="14" w:author="Matty Kadosh" w:date="2015-08-01T16:26:00Z">
              <w:r w:rsidR="007B063E" w:rsidDel="00513EBA">
                <w:delText>2</w:delText>
              </w:r>
            </w:del>
            <w:r w:rsidR="007B063E">
              <w:t>/</w:t>
            </w:r>
            <w:r w:rsidR="003A46A6">
              <w:t>1</w:t>
            </w:r>
            <w:del w:id="15" w:author="Matty Kadosh" w:date="2015-08-01T16:26:00Z">
              <w:r w:rsidR="003A46A6" w:rsidDel="00513EBA">
                <w:delText>0</w:delText>
              </w:r>
            </w:del>
            <w:r w:rsidR="009068CF">
              <w:t xml:space="preserve">/15 </w:t>
            </w:r>
          </w:p>
        </w:tc>
      </w:tr>
    </w:tbl>
    <w:p w14:paraId="507EB2FA" w14:textId="77777777"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14:paraId="27A4FF75" w14:textId="77777777" w:rsidR="002A0D5C" w:rsidRDefault="002A0D5C" w:rsidP="002D4814">
      <w:r>
        <w:lastRenderedPageBreak/>
        <w:t>License</w:t>
      </w:r>
    </w:p>
    <w:p w14:paraId="7FE8EEC9" w14:textId="77777777" w:rsidR="002A0D5C" w:rsidRDefault="002A0D5C" w:rsidP="002A0D5C">
      <w:pPr>
        <w:pStyle w:val="Default"/>
        <w:rPr>
          <w:sz w:val="18"/>
          <w:szCs w:val="18"/>
        </w:rPr>
      </w:pPr>
      <w:r>
        <w:rPr>
          <w:rFonts w:ascii="Times New Roman" w:hAnsi="Times New Roman"/>
          <w:sz w:val="18"/>
          <w:szCs w:val="18"/>
        </w:rPr>
        <w:t>©</w:t>
      </w:r>
      <w:r w:rsidR="00E93ACE">
        <w:rPr>
          <w:rFonts w:hint="eastAsia"/>
          <w:sz w:val="18"/>
          <w:szCs w:val="18"/>
        </w:rPr>
        <w:t xml:space="preserve"> 2014</w:t>
      </w:r>
      <w:r>
        <w:rPr>
          <w:rFonts w:hint="eastAsia"/>
          <w:sz w:val="18"/>
          <w:szCs w:val="18"/>
        </w:rPr>
        <w:t xml:space="preserve">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61D9992" w14:textId="77777777" w:rsidR="002A0D5C" w:rsidRDefault="002A0D5C" w:rsidP="002A0D5C">
      <w:pPr>
        <w:pStyle w:val="Default"/>
        <w:rPr>
          <w:sz w:val="18"/>
          <w:szCs w:val="18"/>
        </w:rPr>
      </w:pPr>
    </w:p>
    <w:p w14:paraId="589935F4" w14:textId="77777777" w:rsidR="002A0D5C" w:rsidRDefault="002A0D5C" w:rsidP="002A0D5C">
      <w:pPr>
        <w:pStyle w:val="Default"/>
        <w:rPr>
          <w:sz w:val="18"/>
          <w:szCs w:val="18"/>
        </w:rPr>
      </w:pPr>
      <w:r>
        <w:rPr>
          <w:rFonts w:hint="eastAsia"/>
          <w:sz w:val="18"/>
          <w:szCs w:val="18"/>
        </w:rPr>
        <w:t xml:space="preserve">As of September 9, 2014, the following persons or entities have made this Specification available under the Open Web Foundation Final Specification Agreement (OWFa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14:paraId="08B7A929"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08E1435E" w14:textId="77777777" w:rsidR="002A0D5C" w:rsidRDefault="002A0D5C" w:rsidP="002A0D5C">
      <w:pPr>
        <w:pStyle w:val="Default"/>
        <w:rPr>
          <w:sz w:val="18"/>
          <w:szCs w:val="18"/>
        </w:rPr>
      </w:pPr>
    </w:p>
    <w:p w14:paraId="44E22CD6"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33DEF6B8" w14:textId="77777777" w:rsidR="002A0D5C" w:rsidRDefault="002A0D5C" w:rsidP="002A0D5C">
      <w:pPr>
        <w:pStyle w:val="Default"/>
        <w:rPr>
          <w:sz w:val="18"/>
          <w:szCs w:val="18"/>
        </w:rPr>
      </w:pPr>
    </w:p>
    <w:p w14:paraId="0BABB6AE" w14:textId="77777777" w:rsidR="002A0D5C" w:rsidRDefault="002A0D5C" w:rsidP="002A0D5C">
      <w:pPr>
        <w:rPr>
          <w:sz w:val="18"/>
          <w:szCs w:val="18"/>
        </w:rPr>
      </w:pPr>
      <w:r>
        <w:rPr>
          <w:rFonts w:hint="eastAsia"/>
          <w:sz w:val="18"/>
          <w:szCs w:val="18"/>
        </w:rPr>
        <w:t>Your use of this Specification may be subject to other third party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558BEFC6" w14:textId="77777777"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747A7277" w14:textId="77777777" w:rsidR="002A0D5C" w:rsidRDefault="002A0D5C" w:rsidP="002A0D5C">
      <w:pPr>
        <w:jc w:val="center"/>
      </w:pPr>
    </w:p>
    <w:p w14:paraId="188642E2" w14:textId="77777777" w:rsidR="002A0D5C" w:rsidRDefault="002A0D5C" w:rsidP="002A0D5C">
      <w:pPr>
        <w:jc w:val="center"/>
      </w:pPr>
    </w:p>
    <w:p w14:paraId="71C0911F" w14:textId="77777777" w:rsidR="002A0D5C" w:rsidRDefault="002A0D5C" w:rsidP="002A0D5C">
      <w:pPr>
        <w:jc w:val="center"/>
      </w:pPr>
    </w:p>
    <w:p w14:paraId="038C34DF" w14:textId="77777777" w:rsidR="002A0D5C" w:rsidRDefault="002A0D5C" w:rsidP="002A0D5C">
      <w:pPr>
        <w:jc w:val="center"/>
      </w:pPr>
    </w:p>
    <w:p w14:paraId="34D503FD" w14:textId="77777777" w:rsidR="002A0D5C" w:rsidRDefault="002A0D5C" w:rsidP="002A0D5C">
      <w:pPr>
        <w:jc w:val="center"/>
      </w:pPr>
    </w:p>
    <w:p w14:paraId="6B06C47E" w14:textId="77777777" w:rsidR="002A0D5C" w:rsidRDefault="002A0D5C" w:rsidP="002A0D5C">
      <w:pPr>
        <w:jc w:val="center"/>
      </w:pPr>
    </w:p>
    <w:p w14:paraId="7DAD0FD4" w14:textId="77777777" w:rsidR="002A0D5C" w:rsidRDefault="002A0D5C" w:rsidP="002A0D5C">
      <w:pPr>
        <w:jc w:val="center"/>
      </w:pPr>
      <w:bookmarkStart w:id="16" w:name="_GoBack"/>
      <w:bookmarkEnd w:id="16"/>
    </w:p>
    <w:p w14:paraId="7345342B" w14:textId="77777777"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14:paraId="40EF5513" w14:textId="77777777" w:rsidR="008A3041" w:rsidRDefault="00B34672" w:rsidP="008A3041">
      <w:pPr>
        <w:pStyle w:val="Heading1"/>
        <w:rPr>
          <w:ins w:id="17" w:author="Matty Kadosh" w:date="2015-08-01T16:07:00Z"/>
        </w:rPr>
      </w:pPr>
      <w:bookmarkStart w:id="18" w:name="_Toc438058033"/>
      <w:r>
        <w:lastRenderedPageBreak/>
        <w:t>Overview</w:t>
      </w:r>
      <w:bookmarkEnd w:id="18"/>
    </w:p>
    <w:p w14:paraId="2B8C44C3" w14:textId="3803F4BC" w:rsidR="00361A75" w:rsidRDefault="00361A75">
      <w:pPr>
        <w:pStyle w:val="Heading2"/>
        <w:rPr>
          <w:ins w:id="19" w:author="Matty Kadosh" w:date="2015-08-01T16:07:00Z"/>
        </w:rPr>
        <w:pPrChange w:id="20" w:author="Matty Kadosh" w:date="2015-08-01T16:10:00Z">
          <w:pPr>
            <w:pStyle w:val="Heading1"/>
          </w:pPr>
        </w:pPrChange>
      </w:pPr>
      <w:bookmarkStart w:id="21" w:name="_Toc438058034"/>
      <w:ins w:id="22" w:author="Matty Kadosh" w:date="2015-08-01T16:07:00Z">
        <w:r>
          <w:t>Uniform tunnel</w:t>
        </w:r>
      </w:ins>
      <w:ins w:id="23" w:author="Matty Kadosh" w:date="2015-09-24T19:07:00Z">
        <w:r w:rsidR="007038C3">
          <w:t xml:space="preserve"> object</w:t>
        </w:r>
        <w:bookmarkEnd w:id="21"/>
        <w:r w:rsidR="007038C3">
          <w:t xml:space="preserve"> </w:t>
        </w:r>
      </w:ins>
    </w:p>
    <w:p w14:paraId="78C480E0" w14:textId="77777777" w:rsidR="007038C3" w:rsidRDefault="00AB681A">
      <w:pPr>
        <w:rPr>
          <w:ins w:id="24" w:author="Matty Kadosh" w:date="2015-09-24T19:06:00Z"/>
        </w:rPr>
        <w:pPrChange w:id="25" w:author="Matty Kadosh" w:date="2015-09-24T19:06:00Z">
          <w:pPr>
            <w:pStyle w:val="Heading1"/>
          </w:pPr>
        </w:pPrChange>
      </w:pPr>
      <w:ins w:id="26" w:author="Matty Kadosh" w:date="2015-09-01T18:59:00Z">
        <w:r>
          <w:object w:dxaOrig="8063" w:dyaOrig="4636" w14:anchorId="316E5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75pt;height:215.25pt" o:ole="">
              <v:imagedata r:id="rId19" o:title=""/>
            </v:shape>
            <o:OLEObject Type="Embed" ProgID="Visio.Drawing.11" ShapeID="_x0000_i1036" DrawAspect="Content" ObjectID="_1511800272" r:id="rId20"/>
          </w:object>
        </w:r>
      </w:ins>
    </w:p>
    <w:p w14:paraId="0AD0A139" w14:textId="79BDF797" w:rsidR="007038C3" w:rsidRDefault="007038C3">
      <w:pPr>
        <w:pStyle w:val="Heading2"/>
        <w:rPr>
          <w:ins w:id="27" w:author="Matty Kadosh" w:date="2015-09-24T19:07:00Z"/>
        </w:rPr>
        <w:pPrChange w:id="28" w:author="Matty Kadosh" w:date="2015-09-24T19:07:00Z">
          <w:pPr>
            <w:pStyle w:val="Heading1"/>
          </w:pPr>
        </w:pPrChange>
      </w:pPr>
      <w:bookmarkStart w:id="29" w:name="_Toc438058035"/>
      <w:ins w:id="30" w:author="Matty Kadosh" w:date="2015-09-24T19:07:00Z">
        <w:r>
          <w:t>Uniform tunnel encap</w:t>
        </w:r>
      </w:ins>
      <w:bookmarkEnd w:id="29"/>
      <w:ins w:id="31" w:author="Matty Kadosh" w:date="2015-09-24T19:11:00Z">
        <w:r>
          <w:t xml:space="preserve"> </w:t>
        </w:r>
      </w:ins>
    </w:p>
    <w:p w14:paraId="07AAB708" w14:textId="77777777" w:rsidR="00684446" w:rsidRDefault="007038C3">
      <w:pPr>
        <w:pPrChange w:id="32" w:author="Matty Kadosh" w:date="2015-09-24T19:07:00Z">
          <w:pPr>
            <w:pStyle w:val="Heading1"/>
          </w:pPr>
        </w:pPrChange>
      </w:pPr>
      <w:ins w:id="33" w:author="Matty Kadosh" w:date="2015-09-24T19:08:00Z">
        <w:r w:rsidRPr="00513EBA">
          <w:object w:dxaOrig="14625" w:dyaOrig="5700" w14:anchorId="3E0F0C8E">
            <v:shape id="_x0000_i1037" type="#_x0000_t75" style="width:467.25pt;height:182.25pt" o:ole="">
              <v:imagedata r:id="rId21" o:title=""/>
            </v:shape>
            <o:OLEObject Type="Embed" ProgID="Visio.Drawing.11" ShapeID="_x0000_i1037" DrawAspect="Content" ObjectID="_1511800273" r:id="rId22"/>
          </w:object>
        </w:r>
      </w:ins>
    </w:p>
    <w:p w14:paraId="4E641EAC" w14:textId="5B7B83A6" w:rsidR="009A3FB7" w:rsidRDefault="009A3FB7" w:rsidP="002A711E">
      <w:pPr>
        <w:rPr>
          <w:ins w:id="34" w:author="Matty Kadosh" w:date="2015-09-24T19:07:00Z"/>
        </w:rPr>
      </w:pPr>
      <w:del w:id="35" w:author="Matty Kadosh" w:date="2015-09-01T18:58:00Z">
        <w:r w:rsidDel="00AB681A">
          <w:lastRenderedPageBreak/>
          <w:fldChar w:fldCharType="begin"/>
        </w:r>
        <w:r w:rsidDel="00AB681A">
          <w:fldChar w:fldCharType="end"/>
        </w:r>
      </w:del>
      <w:ins w:id="36" w:author="Matty Kadosh" w:date="2015-09-24T19:07:00Z">
        <w:r>
          <w:t xml:space="preserve">Uniform tunnel </w:t>
        </w:r>
      </w:ins>
      <w:r>
        <w:t>de</w:t>
      </w:r>
      <w:ins w:id="37" w:author="Matty Kadosh" w:date="2015-09-24T19:07:00Z">
        <w:r>
          <w:t>cap</w:t>
        </w:r>
      </w:ins>
      <w:ins w:id="38" w:author="Matty Kadosh" w:date="2015-09-24T19:11:00Z">
        <w:r>
          <w:t xml:space="preserve"> </w:t>
        </w:r>
      </w:ins>
      <w:r>
        <w:t xml:space="preserve">option </w:t>
      </w:r>
      <w:ins w:id="39" w:author="Matty Kadosh" w:date="2015-09-24T19:08:00Z">
        <w:r w:rsidR="009645EF" w:rsidRPr="00513EBA">
          <w:object w:dxaOrig="12945" w:dyaOrig="5250" w14:anchorId="2A5A71FD">
            <v:shape id="_x0000_i1038" type="#_x0000_t75" style="width:413.25pt;height:168pt" o:ole="">
              <v:imagedata r:id="rId23" o:title=""/>
            </v:shape>
            <o:OLEObject Type="Embed" ProgID="Visio.Drawing.11" ShapeID="_x0000_i1038" DrawAspect="Content" ObjectID="_1511800274" r:id="rId24"/>
          </w:object>
        </w:r>
      </w:ins>
    </w:p>
    <w:p w14:paraId="78BE378F" w14:textId="328AB757" w:rsidR="00B67ADA" w:rsidRPr="00E62E02" w:rsidRDefault="00B67ADA" w:rsidP="00E62E02">
      <w:r w:rsidRPr="00E62E02">
        <w:t xml:space="preserve">The l3 tunnel </w:t>
      </w:r>
      <w:r w:rsidR="00185820" w:rsidRPr="00E62E02">
        <w:t xml:space="preserve">table, </w:t>
      </w:r>
      <w:r w:rsidRPr="00E62E02">
        <w:t xml:space="preserve">is used in Oder to terminate tunnels that uses L3 as the underlay layer </w:t>
      </w:r>
    </w:p>
    <w:p w14:paraId="597F6C7A" w14:textId="77777777" w:rsidR="00B67ADA" w:rsidRPr="00E62E02" w:rsidRDefault="00B67ADA" w:rsidP="00E62E02">
      <w:r w:rsidRPr="00E62E02">
        <w:t>L3 tunnel tables supports the following entry types</w:t>
      </w:r>
    </w:p>
    <w:p w14:paraId="2BF27F91" w14:textId="749E7A6C" w:rsidR="009A3FB7" w:rsidRPr="00E62E02" w:rsidRDefault="00B67ADA" w:rsidP="00E62E02">
      <w:r w:rsidRPr="00E62E02">
        <w:t xml:space="preserve">Point to point entry </w:t>
      </w:r>
      <w:r w:rsidR="00185820" w:rsidRPr="00E62E02">
        <w:t xml:space="preserve">- </w:t>
      </w:r>
      <w:r w:rsidRPr="00E62E02">
        <w:t xml:space="preserve">Match </w:t>
      </w:r>
      <w:r w:rsidR="00185820" w:rsidRPr="00E62E02">
        <w:t>on</w:t>
      </w:r>
      <w:r w:rsidR="009645EF" w:rsidRPr="00E62E02">
        <w:t xml:space="preserve"> {VRF</w:t>
      </w:r>
      <w:r w:rsidR="003C2157" w:rsidRPr="00E62E02">
        <w:t>, DIP, SIP</w:t>
      </w:r>
      <w:r w:rsidR="00185820" w:rsidRPr="00E62E02">
        <w:t>, tunnel type</w:t>
      </w:r>
      <w:r w:rsidR="009645EF" w:rsidRPr="00E62E02">
        <w:t>}</w:t>
      </w:r>
      <w:r w:rsidR="00185820" w:rsidRPr="00E62E02">
        <w:t xml:space="preserve"> </w:t>
      </w:r>
      <w:r w:rsidRPr="00E62E02">
        <w:t xml:space="preserve">   </w:t>
      </w:r>
      <w:r w:rsidR="00185820" w:rsidRPr="00E62E02">
        <w:t xml:space="preserve">action -&gt; tunnel id </w:t>
      </w:r>
    </w:p>
    <w:p w14:paraId="7101DD48" w14:textId="5AF20E2F" w:rsidR="00185820" w:rsidRPr="00E62E02" w:rsidRDefault="00185820" w:rsidP="00E62E02">
      <w:r w:rsidRPr="00E62E02">
        <w:t xml:space="preserve">Point to multi </w:t>
      </w:r>
      <w:r w:rsidR="003C2157" w:rsidRPr="00E62E02">
        <w:t>point entry</w:t>
      </w:r>
      <w:r w:rsidRPr="00E62E02">
        <w:t xml:space="preserve"> - Match on</w:t>
      </w:r>
      <w:r w:rsidR="009645EF" w:rsidRPr="00E62E02">
        <w:t xml:space="preserve"> {VRF</w:t>
      </w:r>
      <w:r w:rsidR="003C2157" w:rsidRPr="00E62E02">
        <w:t>, DIP</w:t>
      </w:r>
      <w:r w:rsidRPr="00E62E02">
        <w:t>, tunnel type</w:t>
      </w:r>
      <w:r w:rsidR="009645EF" w:rsidRPr="00E62E02">
        <w:t>}</w:t>
      </w:r>
      <w:r w:rsidRPr="00E62E02">
        <w:t xml:space="preserve">    action -&gt; tunnel id</w:t>
      </w:r>
    </w:p>
    <w:p w14:paraId="43B3A419" w14:textId="31F6CAB4" w:rsidR="00185820" w:rsidRPr="00E62E02" w:rsidRDefault="00185820" w:rsidP="00E62E02">
      <w:r w:rsidRPr="00E62E02">
        <w:t xml:space="preserve">Default (no </w:t>
      </w:r>
      <w:r w:rsidR="003C2157" w:rsidRPr="00E62E02">
        <w:t>match)</w:t>
      </w:r>
      <w:r w:rsidRPr="00E62E02">
        <w:t xml:space="preserve"> – forward to router </w:t>
      </w:r>
    </w:p>
    <w:p w14:paraId="368D97B5" w14:textId="4A192444" w:rsidR="00185820" w:rsidRDefault="00185820" w:rsidP="00E62E02">
      <w:r w:rsidRPr="00E62E02">
        <w:t>In case of overlap between Point to point entry &amp; a Point to multi point entry the more specific entry (Point to point) will get precedence</w:t>
      </w:r>
    </w:p>
    <w:p w14:paraId="4BFB14E8" w14:textId="77777777" w:rsidR="00E62E02" w:rsidRPr="00E62E02" w:rsidRDefault="00E62E02" w:rsidP="00E62E02"/>
    <w:p w14:paraId="257383D5" w14:textId="1B0E56E5" w:rsidR="009A3FB7" w:rsidRDefault="00443350" w:rsidP="00E62E02">
      <w:ins w:id="40" w:author="Matty Kadosh" w:date="2015-09-24T19:08:00Z">
        <w:r w:rsidRPr="00513EBA">
          <w:object w:dxaOrig="9870" w:dyaOrig="7965" w14:anchorId="70200066">
            <v:shape id="_x0000_i1039" type="#_x0000_t75" style="width:315pt;height:255pt" o:ole="">
              <v:imagedata r:id="rId25" o:title=""/>
            </v:shape>
            <o:OLEObject Type="Embed" ProgID="Visio.Drawing.11" ShapeID="_x0000_i1039" DrawAspect="Content" ObjectID="_1511800275" r:id="rId26"/>
          </w:object>
        </w:r>
      </w:ins>
    </w:p>
    <w:p w14:paraId="26124718" w14:textId="0DC6948A" w:rsidR="00361A75" w:rsidRPr="009A3FB7" w:rsidRDefault="00361A75" w:rsidP="009A3FB7">
      <w:pPr>
        <w:pStyle w:val="Heading2"/>
        <w:rPr>
          <w:ins w:id="41" w:author="Matty Kadosh" w:date="2015-08-01T16:09:00Z"/>
        </w:rPr>
      </w:pPr>
      <w:bookmarkStart w:id="42" w:name="_Toc438058036"/>
      <w:ins w:id="43" w:author="Matty Kadosh" w:date="2015-08-01T16:09:00Z">
        <w:r w:rsidRPr="009A3FB7">
          <w:lastRenderedPageBreak/>
          <w:t>IP</w:t>
        </w:r>
      </w:ins>
      <w:ins w:id="44" w:author="Matty Kadosh" w:date="2015-08-01T16:08:00Z">
        <w:r w:rsidRPr="009A3FB7">
          <w:t>in</w:t>
        </w:r>
      </w:ins>
      <w:ins w:id="45" w:author="Matty Kadosh" w:date="2015-08-01T16:09:00Z">
        <w:r w:rsidRPr="009A3FB7">
          <w:t>IP</w:t>
        </w:r>
      </w:ins>
      <w:ins w:id="46" w:author="Matty Kadosh" w:date="2015-08-01T16:08:00Z">
        <w:r w:rsidRPr="009A3FB7">
          <w:t xml:space="preserve"> tunnel</w:t>
        </w:r>
      </w:ins>
      <w:bookmarkEnd w:id="42"/>
    </w:p>
    <w:p w14:paraId="4F066A63" w14:textId="77777777" w:rsidR="00361A75" w:rsidRDefault="00361A75">
      <w:pPr>
        <w:pStyle w:val="Heading3"/>
        <w:rPr>
          <w:ins w:id="47" w:author="Matty Kadosh" w:date="2015-08-01T16:09:00Z"/>
        </w:rPr>
        <w:pPrChange w:id="48" w:author="Matty Kadosh" w:date="2015-08-01T16:09:00Z">
          <w:pPr>
            <w:pStyle w:val="Heading2"/>
          </w:pPr>
        </w:pPrChange>
      </w:pPr>
      <w:bookmarkStart w:id="49" w:name="_Toc438058037"/>
      <w:ins w:id="50" w:author="Matty Kadosh" w:date="2015-08-01T16:09:00Z">
        <w:r>
          <w:t xml:space="preserve">IPinIP </w:t>
        </w:r>
      </w:ins>
      <w:ins w:id="51" w:author="Matty Kadosh" w:date="2015-08-01T16:08:00Z">
        <w:r>
          <w:t xml:space="preserve"> </w:t>
        </w:r>
      </w:ins>
      <w:ins w:id="52" w:author="Matty Kadosh" w:date="2015-08-01T16:09:00Z">
        <w:r>
          <w:t>encap</w:t>
        </w:r>
        <w:bookmarkEnd w:id="49"/>
        <w:r>
          <w:t xml:space="preserve"> </w:t>
        </w:r>
      </w:ins>
    </w:p>
    <w:p w14:paraId="6F7BAC78" w14:textId="47977785" w:rsidR="00361A75" w:rsidRDefault="00361A75">
      <w:pPr>
        <w:rPr>
          <w:ins w:id="53" w:author="Matty Kadosh" w:date="2015-08-01T16:10:00Z"/>
        </w:rPr>
        <w:pPrChange w:id="54" w:author="Matty Kadosh" w:date="2015-08-01T16:11:00Z">
          <w:pPr>
            <w:pStyle w:val="Heading3"/>
          </w:pPr>
        </w:pPrChange>
      </w:pPr>
      <w:ins w:id="55" w:author="Matty Kadosh" w:date="2015-08-01T16:10:00Z">
        <w:r w:rsidRPr="00513EBA">
          <w:object w:dxaOrig="14642" w:dyaOrig="5727" w14:anchorId="4970E2B5">
            <v:shape id="_x0000_i1040" type="#_x0000_t75" style="width:468pt;height:183pt" o:ole="">
              <v:imagedata r:id="rId27" o:title=""/>
            </v:shape>
            <o:OLEObject Type="Embed" ProgID="Visio.Drawing.11" ShapeID="_x0000_i1040" DrawAspect="Content" ObjectID="_1511800276" r:id="rId28"/>
          </w:object>
        </w:r>
      </w:ins>
      <w:ins w:id="56" w:author="Matty Kadosh" w:date="2015-08-01T16:10:00Z">
        <w:r>
          <w:t xml:space="preserve"> </w:t>
        </w:r>
      </w:ins>
    </w:p>
    <w:p w14:paraId="389F92B1" w14:textId="412CB2CA" w:rsidR="00A42E6B" w:rsidRDefault="00A42E6B">
      <w:pPr>
        <w:pStyle w:val="Heading3"/>
        <w:numPr>
          <w:ilvl w:val="0"/>
          <w:numId w:val="0"/>
        </w:numPr>
        <w:ind w:left="720"/>
        <w:pPrChange w:id="57" w:author="Matty Kadosh" w:date="2015-08-01T16:09:00Z">
          <w:pPr>
            <w:pStyle w:val="Heading2"/>
          </w:pPr>
        </w:pPrChange>
      </w:pPr>
      <w:del w:id="58" w:author="Matty Kadosh" w:date="2015-08-01T16:08:00Z">
        <w:r w:rsidDel="00361A75">
          <w:delText>Buffer pool</w:delText>
        </w:r>
      </w:del>
    </w:p>
    <w:p w14:paraId="04FF02D4" w14:textId="11F99D80" w:rsidR="00361A75" w:rsidRDefault="00361A75" w:rsidP="00361A75">
      <w:pPr>
        <w:pStyle w:val="Heading3"/>
        <w:rPr>
          <w:ins w:id="59" w:author="Matty Kadosh" w:date="2015-08-01T16:11:00Z"/>
        </w:rPr>
      </w:pPr>
      <w:bookmarkStart w:id="60" w:name="_Toc438058038"/>
      <w:ins w:id="61" w:author="Matty Kadosh" w:date="2015-08-01T16:11:00Z">
        <w:r>
          <w:t>IPinIP  decap</w:t>
        </w:r>
        <w:bookmarkEnd w:id="60"/>
        <w:r>
          <w:t xml:space="preserve"> </w:t>
        </w:r>
      </w:ins>
    </w:p>
    <w:p w14:paraId="301C043A" w14:textId="061B2241" w:rsidR="00361A75" w:rsidRPr="00361A75" w:rsidRDefault="008061A4">
      <w:pPr>
        <w:rPr>
          <w:ins w:id="62" w:author="Matty Kadosh" w:date="2015-08-01T16:11:00Z"/>
          <w:rPrChange w:id="63" w:author="Matty Kadosh" w:date="2015-08-01T16:11:00Z">
            <w:rPr>
              <w:ins w:id="64" w:author="Matty Kadosh" w:date="2015-08-01T16:11:00Z"/>
            </w:rPr>
          </w:rPrChange>
        </w:rPr>
        <w:pPrChange w:id="65" w:author="Matty Kadosh" w:date="2015-08-01T16:12:00Z">
          <w:pPr>
            <w:pStyle w:val="Heading3"/>
          </w:pPr>
        </w:pPrChange>
      </w:pPr>
      <w:ins w:id="66" w:author="Matty Kadosh" w:date="2015-08-01T16:12:00Z">
        <w:r w:rsidRPr="00361A75">
          <w:rPr>
            <w:rPrChange w:id="67" w:author="Matty Kadosh" w:date="2015-08-01T16:12:00Z">
              <w:rPr/>
            </w:rPrChange>
          </w:rPr>
          <w:object w:dxaOrig="14625" w:dyaOrig="5700" w14:anchorId="40603D00">
            <v:shape id="_x0000_i1041" type="#_x0000_t75" style="width:467.25pt;height:181.5pt" o:ole="">
              <v:imagedata r:id="rId29" o:title=""/>
            </v:shape>
            <o:OLEObject Type="Embed" ProgID="Visio.Drawing.11" ShapeID="_x0000_i1041" DrawAspect="Content" ObjectID="_1511800277" r:id="rId30"/>
          </w:object>
        </w:r>
      </w:ins>
    </w:p>
    <w:p w14:paraId="73869F57" w14:textId="4BE3CFCF" w:rsidR="00361A75" w:rsidRDefault="00361A75" w:rsidP="00361A75">
      <w:pPr>
        <w:pStyle w:val="Heading2"/>
        <w:rPr>
          <w:ins w:id="68" w:author="Matty Kadosh" w:date="2015-08-01T16:12:00Z"/>
        </w:rPr>
      </w:pPr>
      <w:bookmarkStart w:id="69" w:name="_Toc438058039"/>
      <w:ins w:id="70" w:author="Matty Kadosh" w:date="2015-08-01T16:12:00Z">
        <w:r>
          <w:lastRenderedPageBreak/>
          <w:t>Vxlan tunnel</w:t>
        </w:r>
        <w:bookmarkEnd w:id="69"/>
      </w:ins>
    </w:p>
    <w:p w14:paraId="436BE332" w14:textId="6CD71BE7" w:rsidR="00361A75" w:rsidRDefault="00361A75" w:rsidP="00361A75">
      <w:pPr>
        <w:pStyle w:val="Heading3"/>
        <w:rPr>
          <w:ins w:id="71" w:author="Matty Kadosh" w:date="2015-08-01T16:14:00Z"/>
        </w:rPr>
      </w:pPr>
      <w:bookmarkStart w:id="72" w:name="_Toc438058040"/>
      <w:ins w:id="73" w:author="Matty Kadosh" w:date="2015-08-01T16:13:00Z">
        <w:r>
          <w:t>Vxlan</w:t>
        </w:r>
      </w:ins>
      <w:ins w:id="74" w:author="Matty Kadosh" w:date="2015-08-01T16:12:00Z">
        <w:r>
          <w:t xml:space="preserve">  encap</w:t>
        </w:r>
        <w:bookmarkEnd w:id="72"/>
        <w:r>
          <w:t xml:space="preserve"> </w:t>
        </w:r>
      </w:ins>
    </w:p>
    <w:p w14:paraId="31DC3E12" w14:textId="1D31312B" w:rsidR="00361A75" w:rsidRPr="00513EBA" w:rsidRDefault="00AB681A">
      <w:pPr>
        <w:rPr>
          <w:ins w:id="75" w:author="Matty Kadosh" w:date="2015-08-01T16:13:00Z"/>
        </w:rPr>
        <w:pPrChange w:id="76" w:author="Matty Kadosh" w:date="2015-08-01T16:14:00Z">
          <w:pPr>
            <w:pStyle w:val="Heading3"/>
          </w:pPr>
        </w:pPrChange>
      </w:pPr>
      <w:ins w:id="77" w:author="Matty Kadosh" w:date="2015-09-01T18:59:00Z">
        <w:r>
          <w:object w:dxaOrig="16195" w:dyaOrig="9175" w14:anchorId="0B46AB9B">
            <v:shape id="_x0000_i1042" type="#_x0000_t75" style="width:467.25pt;height:264.75pt" o:ole="">
              <v:imagedata r:id="rId31" o:title=""/>
            </v:shape>
            <o:OLEObject Type="Embed" ProgID="Visio.Drawing.11" ShapeID="_x0000_i1042" DrawAspect="Content" ObjectID="_1511800278" r:id="rId32"/>
          </w:object>
        </w:r>
      </w:ins>
      <w:del w:id="78" w:author="Matty Kadosh" w:date="2015-09-01T18:59:00Z">
        <w:r w:rsidR="00361A75" w:rsidRPr="00361A75" w:rsidDel="00AB681A">
          <w:rPr>
            <w:rStyle w:val="Bold"/>
          </w:rPr>
          <w:fldChar w:fldCharType="begin"/>
        </w:r>
        <w:r w:rsidR="00361A75" w:rsidRPr="00361A75" w:rsidDel="00AB681A">
          <w:rPr>
            <w:rStyle w:val="Bold"/>
            <w:rPrChange w:id="79" w:author="Matty Kadosh" w:date="2015-08-01T16:15:00Z">
              <w:rPr>
                <w:rStyle w:val="Bold"/>
              </w:rPr>
            </w:rPrChange>
          </w:rPr>
          <w:fldChar w:fldCharType="end"/>
        </w:r>
      </w:del>
    </w:p>
    <w:p w14:paraId="5AE9528D" w14:textId="520019DA" w:rsidR="00361A75" w:rsidRDefault="00361A75" w:rsidP="00361A75">
      <w:pPr>
        <w:pStyle w:val="Heading3"/>
        <w:rPr>
          <w:ins w:id="80" w:author="Matty Kadosh" w:date="2015-08-01T16:15:00Z"/>
        </w:rPr>
      </w:pPr>
      <w:bookmarkStart w:id="81" w:name="_Toc438058041"/>
      <w:ins w:id="82" w:author="Matty Kadosh" w:date="2015-08-01T16:13:00Z">
        <w:r>
          <w:t>Vxlan  decap</w:t>
        </w:r>
        <w:bookmarkEnd w:id="81"/>
        <w:r>
          <w:t xml:space="preserve"> </w:t>
        </w:r>
      </w:ins>
    </w:p>
    <w:p w14:paraId="309FF813" w14:textId="517590B1" w:rsidR="00361A75" w:rsidRPr="00513EBA" w:rsidRDefault="00E92F33" w:rsidP="00754EA4">
      <w:pPr>
        <w:rPr>
          <w:ins w:id="83" w:author="Matty Kadosh" w:date="2015-08-01T16:13:00Z"/>
        </w:rPr>
      </w:pPr>
      <w:r>
        <w:object w:dxaOrig="12195" w:dyaOrig="6316" w14:anchorId="779D0E75">
          <v:shape id="_x0000_i1043" type="#_x0000_t75" style="width:467.25pt;height:240pt" o:ole="">
            <v:imagedata r:id="rId33" o:title=""/>
          </v:shape>
          <o:OLEObject Type="Embed" ProgID="Visio.Drawing.11" ShapeID="_x0000_i1043" DrawAspect="Content" ObjectID="_1511800279" r:id="rId34"/>
        </w:object>
      </w:r>
      <w:r w:rsidR="00FE11C1">
        <w:fldChar w:fldCharType="begin"/>
      </w:r>
      <w:r w:rsidR="00FE11C1">
        <w:fldChar w:fldCharType="separate"/>
      </w:r>
      <w:ins w:id="84" w:author="Matty Kadosh" w:date="2015-09-01T19:00:00Z">
        <w:r w:rsidR="00717AA7">
          <w:pict w14:anchorId="06352010">
            <v:shape id="_x0000_i1044" type="#_x0000_t75" style="width:467.25pt;height:241.5pt">
              <v:imagedata r:id="rId35" o:title=""/>
            </v:shape>
          </w:pict>
        </w:r>
      </w:ins>
      <w:r w:rsidR="00FE11C1">
        <w:fldChar w:fldCharType="end"/>
      </w:r>
      <w:del w:id="85" w:author="Matty Kadosh" w:date="2015-09-01T18:59:00Z">
        <w:r w:rsidR="00361A75" w:rsidDel="00AB681A">
          <w:fldChar w:fldCharType="begin"/>
        </w:r>
        <w:r w:rsidR="00361A75" w:rsidDel="00AB681A">
          <w:fldChar w:fldCharType="end"/>
        </w:r>
      </w:del>
    </w:p>
    <w:p w14:paraId="64F1F192" w14:textId="77777777" w:rsidR="00361A75" w:rsidRDefault="00361A75">
      <w:pPr>
        <w:rPr>
          <w:ins w:id="86" w:author="Matty Kadosh" w:date="2015-08-01T16:13:00Z"/>
        </w:rPr>
        <w:pPrChange w:id="87" w:author="Matty Kadosh" w:date="2015-08-01T16:13:00Z">
          <w:pPr>
            <w:pStyle w:val="Heading3"/>
          </w:pPr>
        </w:pPrChange>
      </w:pPr>
    </w:p>
    <w:p w14:paraId="487E564A" w14:textId="30A511D8" w:rsidR="00361A75" w:rsidRDefault="00361A75">
      <w:pPr>
        <w:pStyle w:val="Heading2"/>
        <w:rPr>
          <w:ins w:id="88" w:author="Matty Kadosh" w:date="2015-09-01T19:00:00Z"/>
        </w:rPr>
      </w:pPr>
      <w:bookmarkStart w:id="89" w:name="_Toc438058042"/>
      <w:ins w:id="90" w:author="Matty Kadosh" w:date="2015-08-01T16:13:00Z">
        <w:r>
          <w:t>MPLS tunnel</w:t>
        </w:r>
      </w:ins>
      <w:bookmarkEnd w:id="89"/>
    </w:p>
    <w:p w14:paraId="3F1FA3B7" w14:textId="77777777" w:rsidR="00AB681A" w:rsidRPr="007449B0" w:rsidRDefault="00AB681A">
      <w:pPr>
        <w:rPr>
          <w:ins w:id="91" w:author="Matty Kadosh" w:date="2015-08-01T16:13:00Z"/>
        </w:rPr>
        <w:pPrChange w:id="92" w:author="Matty Kadosh" w:date="2015-09-01T19:00:00Z">
          <w:pPr>
            <w:pStyle w:val="Heading2"/>
          </w:pPr>
        </w:pPrChange>
      </w:pPr>
    </w:p>
    <w:p w14:paraId="3444847D" w14:textId="3580343C" w:rsidR="00361A75" w:rsidRDefault="00361A75" w:rsidP="00361A75">
      <w:pPr>
        <w:pStyle w:val="Heading3"/>
        <w:rPr>
          <w:ins w:id="93" w:author="Matty Kadosh" w:date="2015-08-01T16:15:00Z"/>
        </w:rPr>
      </w:pPr>
      <w:bookmarkStart w:id="94" w:name="_Toc438058043"/>
      <w:ins w:id="95" w:author="Matty Kadosh" w:date="2015-08-01T16:13:00Z">
        <w:r>
          <w:lastRenderedPageBreak/>
          <w:t>MPLS encap</w:t>
        </w:r>
      </w:ins>
      <w:bookmarkEnd w:id="94"/>
      <w:ins w:id="96" w:author="Matty Kadosh" w:date="2015-09-01T19:02:00Z">
        <w:r w:rsidR="00AB681A">
          <w:t xml:space="preserve"> </w:t>
        </w:r>
      </w:ins>
      <w:ins w:id="97" w:author="Matty Kadosh" w:date="2015-08-01T16:13:00Z">
        <w:r>
          <w:t xml:space="preserve">  </w:t>
        </w:r>
      </w:ins>
    </w:p>
    <w:p w14:paraId="47AA464A" w14:textId="5071D75B" w:rsidR="00361A75" w:rsidRPr="00513EBA" w:rsidRDefault="00AB681A">
      <w:pPr>
        <w:rPr>
          <w:ins w:id="98" w:author="Matty Kadosh" w:date="2015-08-01T16:13:00Z"/>
        </w:rPr>
        <w:pPrChange w:id="99" w:author="Matty Kadosh" w:date="2015-08-01T16:15:00Z">
          <w:pPr>
            <w:pStyle w:val="Heading3"/>
          </w:pPr>
        </w:pPrChange>
      </w:pPr>
      <w:ins w:id="100" w:author="Matty Kadosh" w:date="2015-09-01T19:03:00Z">
        <w:r>
          <w:object w:dxaOrig="11919" w:dyaOrig="7526" w14:anchorId="0179F2AF">
            <v:shape id="_x0000_i1045" type="#_x0000_t75" style="width:468pt;height:295.5pt" o:ole="">
              <v:imagedata r:id="rId36" o:title=""/>
            </v:shape>
            <o:OLEObject Type="Embed" ProgID="Visio.Drawing.11" ShapeID="_x0000_i1045" DrawAspect="Content" ObjectID="_1511800280" r:id="rId37"/>
          </w:object>
        </w:r>
      </w:ins>
      <w:del w:id="101" w:author="Matty Kadosh" w:date="2015-09-01T19:02:00Z">
        <w:r w:rsidR="00361A75" w:rsidDel="00AB681A">
          <w:fldChar w:fldCharType="begin"/>
        </w:r>
        <w:r w:rsidR="00361A75" w:rsidDel="00AB681A">
          <w:fldChar w:fldCharType="end"/>
        </w:r>
      </w:del>
    </w:p>
    <w:p w14:paraId="439B7E89" w14:textId="44E66841" w:rsidR="00361A75" w:rsidRDefault="00AB681A" w:rsidP="00361A75">
      <w:pPr>
        <w:pStyle w:val="Heading3"/>
        <w:rPr>
          <w:ins w:id="102" w:author="Matty Kadosh" w:date="2015-08-01T16:16:00Z"/>
        </w:rPr>
      </w:pPr>
      <w:bookmarkStart w:id="103" w:name="_Toc438058044"/>
      <w:ins w:id="104" w:author="Matty Kadosh" w:date="2015-09-01T19:02:00Z">
        <w:r>
          <w:t xml:space="preserve">MPLS </w:t>
        </w:r>
      </w:ins>
      <w:ins w:id="105" w:author="Matty Kadosh" w:date="2015-08-01T16:14:00Z">
        <w:r w:rsidR="00361A75">
          <w:t xml:space="preserve"> </w:t>
        </w:r>
      </w:ins>
      <w:ins w:id="106" w:author="Matty Kadosh" w:date="2015-09-01T19:02:00Z">
        <w:r>
          <w:t>decap</w:t>
        </w:r>
        <w:bookmarkEnd w:id="103"/>
        <w:r>
          <w:t xml:space="preserve"> </w:t>
        </w:r>
      </w:ins>
      <w:ins w:id="107" w:author="Matty Kadosh" w:date="2015-08-01T16:14:00Z">
        <w:r w:rsidR="00361A75">
          <w:t xml:space="preserve"> </w:t>
        </w:r>
      </w:ins>
    </w:p>
    <w:p w14:paraId="6C3AE925" w14:textId="7C4805C3" w:rsidR="00361A75" w:rsidRPr="00513EBA" w:rsidRDefault="00637293">
      <w:pPr>
        <w:rPr>
          <w:ins w:id="108" w:author="Matty Kadosh" w:date="2015-08-01T16:14:00Z"/>
        </w:rPr>
        <w:pPrChange w:id="109" w:author="Matty Kadosh" w:date="2015-08-01T16:16:00Z">
          <w:pPr>
            <w:pStyle w:val="Heading3"/>
          </w:pPr>
        </w:pPrChange>
      </w:pPr>
      <w:ins w:id="110" w:author="Matty Kadosh" w:date="2015-09-01T19:08:00Z">
        <w:r>
          <w:object w:dxaOrig="15631" w:dyaOrig="4480" w14:anchorId="16AF6AE5">
            <v:shape id="_x0000_i1046" type="#_x0000_t75" style="width:467.25pt;height:134.25pt" o:ole="">
              <v:imagedata r:id="rId38" o:title=""/>
            </v:shape>
            <o:OLEObject Type="Embed" ProgID="Visio.Drawing.11" ShapeID="_x0000_i1046" DrawAspect="Content" ObjectID="_1511800281" r:id="rId39"/>
          </w:object>
        </w:r>
      </w:ins>
      <w:del w:id="111" w:author="Matty Kadosh" w:date="2015-09-01T19:02:00Z">
        <w:r w:rsidR="00361A75" w:rsidDel="00AB681A">
          <w:fldChar w:fldCharType="begin"/>
        </w:r>
        <w:r w:rsidR="00361A75" w:rsidDel="00AB681A">
          <w:fldChar w:fldCharType="end"/>
        </w:r>
      </w:del>
    </w:p>
    <w:p w14:paraId="0FF79D4F" w14:textId="45911007" w:rsidR="00361A75" w:rsidRPr="00513EBA" w:rsidRDefault="00361A75">
      <w:pPr>
        <w:rPr>
          <w:ins w:id="112" w:author="Matty Kadosh" w:date="2015-08-01T16:16:00Z"/>
        </w:rPr>
        <w:pPrChange w:id="113" w:author="Matty Kadosh" w:date="2015-08-01T16:19:00Z">
          <w:pPr>
            <w:pStyle w:val="Heading3"/>
          </w:pPr>
        </w:pPrChange>
      </w:pPr>
      <w:del w:id="114" w:author="Matty Kadosh" w:date="2015-09-01T19:02:00Z">
        <w:r w:rsidDel="00AB681A">
          <w:fldChar w:fldCharType="begin"/>
        </w:r>
        <w:r w:rsidDel="00AB681A">
          <w:fldChar w:fldCharType="end"/>
        </w:r>
      </w:del>
    </w:p>
    <w:p w14:paraId="03708DAB" w14:textId="77777777" w:rsidR="00361A75" w:rsidRPr="007449B0" w:rsidRDefault="00361A75">
      <w:pPr>
        <w:rPr>
          <w:ins w:id="115" w:author="Matty Kadosh" w:date="2015-08-01T16:14:00Z"/>
        </w:rPr>
        <w:pPrChange w:id="116" w:author="Matty Kadosh" w:date="2015-08-01T16:16:00Z">
          <w:pPr>
            <w:pStyle w:val="Heading3"/>
          </w:pPr>
        </w:pPrChange>
      </w:pPr>
    </w:p>
    <w:p w14:paraId="467DE8B1" w14:textId="77777777" w:rsidR="00361A75" w:rsidRPr="007038C3" w:rsidRDefault="00361A75">
      <w:pPr>
        <w:rPr>
          <w:ins w:id="117" w:author="Matty Kadosh" w:date="2015-08-01T16:14:00Z"/>
        </w:rPr>
        <w:pPrChange w:id="118" w:author="Matty Kadosh" w:date="2015-08-01T16:14:00Z">
          <w:pPr>
            <w:pStyle w:val="Heading3"/>
          </w:pPr>
        </w:pPrChange>
      </w:pPr>
    </w:p>
    <w:p w14:paraId="4E6AD570" w14:textId="77777777" w:rsidR="00361A75" w:rsidRPr="002957CF" w:rsidRDefault="00361A75">
      <w:pPr>
        <w:rPr>
          <w:ins w:id="119" w:author="Matty Kadosh" w:date="2015-08-01T16:13:00Z"/>
        </w:rPr>
        <w:pPrChange w:id="120" w:author="Matty Kadosh" w:date="2015-08-01T16:14:00Z">
          <w:pPr>
            <w:pStyle w:val="Heading3"/>
          </w:pPr>
        </w:pPrChange>
      </w:pPr>
    </w:p>
    <w:p w14:paraId="30CD66C0" w14:textId="77777777" w:rsidR="00361A75" w:rsidRPr="00D325C3" w:rsidRDefault="00361A75">
      <w:pPr>
        <w:rPr>
          <w:ins w:id="121" w:author="Matty Kadosh" w:date="2015-08-01T16:13:00Z"/>
        </w:rPr>
        <w:pPrChange w:id="122" w:author="Matty Kadosh" w:date="2015-08-01T16:13:00Z">
          <w:pPr>
            <w:pStyle w:val="Heading3"/>
          </w:pPr>
        </w:pPrChange>
      </w:pPr>
    </w:p>
    <w:p w14:paraId="72665575" w14:textId="77777777" w:rsidR="00361A75" w:rsidRPr="00FE11C1" w:rsidRDefault="00361A75">
      <w:pPr>
        <w:rPr>
          <w:ins w:id="123" w:author="Matty Kadosh" w:date="2015-08-01T16:12:00Z"/>
        </w:rPr>
        <w:pPrChange w:id="124" w:author="Matty Kadosh" w:date="2015-08-01T16:13:00Z">
          <w:pPr>
            <w:pStyle w:val="Heading3"/>
          </w:pPr>
        </w:pPrChange>
      </w:pPr>
    </w:p>
    <w:p w14:paraId="253A5811" w14:textId="09BD991E" w:rsidR="00637293" w:rsidRDefault="00637293">
      <w:pPr>
        <w:pStyle w:val="Heading1"/>
        <w:rPr>
          <w:ins w:id="125" w:author="Matty Kadosh" w:date="2015-09-06T13:36:00Z"/>
        </w:rPr>
        <w:pPrChange w:id="126" w:author="Matty Kadosh" w:date="2015-09-06T13:35:00Z">
          <w:pPr/>
        </w:pPrChange>
      </w:pPr>
      <w:bookmarkStart w:id="127" w:name="_Toc416314967"/>
      <w:bookmarkStart w:id="128" w:name="_Toc438058045"/>
      <w:ins w:id="129" w:author="Matty Kadosh" w:date="2015-09-06T13:35:00Z">
        <w:r>
          <w:lastRenderedPageBreak/>
          <w:t>Specification</w:t>
        </w:r>
      </w:ins>
      <w:bookmarkEnd w:id="127"/>
      <w:bookmarkEnd w:id="128"/>
    </w:p>
    <w:p w14:paraId="6BD1E65D" w14:textId="70F43CAC" w:rsidR="00637293" w:rsidRDefault="00637293">
      <w:pPr>
        <w:rPr>
          <w:ins w:id="130" w:author="Matty Kadosh" w:date="2015-09-06T13:36:00Z"/>
        </w:rPr>
      </w:pPr>
      <w:ins w:id="131" w:author="Matty Kadosh" w:date="2015-09-06T13:36:00Z">
        <w:r>
          <w:t xml:space="preserve">New object </w:t>
        </w:r>
      </w:ins>
      <w:ins w:id="132" w:author="Matty Kadosh" w:date="2015-09-07T12:00:00Z">
        <w:r w:rsidR="008F13F1">
          <w:t>needed:</w:t>
        </w:r>
      </w:ins>
    </w:p>
    <w:p w14:paraId="68435CF7" w14:textId="77777777" w:rsidR="00637293" w:rsidRDefault="00637293">
      <w:pPr>
        <w:rPr>
          <w:ins w:id="133" w:author="Matty Kadosh" w:date="2015-09-06T13:37:00Z"/>
        </w:rPr>
      </w:pPr>
      <w:ins w:id="134" w:author="Matty Kadosh" w:date="2015-09-06T13:36:00Z">
        <w:r>
          <w:t xml:space="preserve">Next hop: </w:t>
        </w:r>
      </w:ins>
    </w:p>
    <w:p w14:paraId="13E952EF" w14:textId="71B5BBFE" w:rsidR="00637293" w:rsidRDefault="008F13F1">
      <w:pPr>
        <w:ind w:left="720"/>
        <w:rPr>
          <w:ins w:id="135" w:author="Matty Kadosh" w:date="2015-09-06T13:37:00Z"/>
        </w:rPr>
        <w:pPrChange w:id="136" w:author="Matty Kadosh" w:date="2015-09-06T13:41:00Z">
          <w:pPr/>
        </w:pPrChange>
      </w:pPr>
      <w:ins w:id="137" w:author="Matty Kadosh" w:date="2015-09-07T12:00:00Z">
        <w:r>
          <w:t>Tunnel</w:t>
        </w:r>
      </w:ins>
      <w:ins w:id="138" w:author="Matty Kadosh" w:date="2015-09-06T13:37:00Z">
        <w:r>
          <w:t xml:space="preserve"> decap</w:t>
        </w:r>
      </w:ins>
      <w:ins w:id="139" w:author="Matty Kadosh" w:date="2015-09-07T12:00:00Z">
        <w:r>
          <w:t xml:space="preserve">, </w:t>
        </w:r>
      </w:ins>
    </w:p>
    <w:p w14:paraId="2138DC8E" w14:textId="63F9E181" w:rsidR="00637293" w:rsidRDefault="008F13F1">
      <w:pPr>
        <w:ind w:left="720"/>
        <w:rPr>
          <w:ins w:id="140" w:author="Matty Kadosh" w:date="2015-09-06T13:37:00Z"/>
        </w:rPr>
        <w:pPrChange w:id="141" w:author="Matty Kadosh" w:date="2015-09-06T13:41:00Z">
          <w:pPr/>
        </w:pPrChange>
      </w:pPr>
      <w:ins w:id="142" w:author="Matty Kadosh" w:date="2015-09-07T12:00:00Z">
        <w:r>
          <w:t>Tunnel</w:t>
        </w:r>
      </w:ins>
      <w:ins w:id="143" w:author="Matty Kadosh" w:date="2015-09-06T13:37:00Z">
        <w:r w:rsidR="00637293">
          <w:t xml:space="preserve"> encap</w:t>
        </w:r>
      </w:ins>
      <w:ins w:id="144" w:author="Matty Kadosh" w:date="2015-09-07T12:00:00Z">
        <w:r>
          <w:t xml:space="preserve">, </w:t>
        </w:r>
      </w:ins>
      <w:ins w:id="145" w:author="Matty Kadosh" w:date="2015-09-06T13:37:00Z">
        <w:r w:rsidR="00637293">
          <w:t xml:space="preserve"> </w:t>
        </w:r>
      </w:ins>
    </w:p>
    <w:p w14:paraId="1D71F78C" w14:textId="044CF0CD" w:rsidR="00637293" w:rsidRDefault="00637293">
      <w:pPr>
        <w:ind w:left="720"/>
        <w:rPr>
          <w:ins w:id="146" w:author="Matty Kadosh" w:date="2015-09-06T13:41:00Z"/>
        </w:rPr>
        <w:pPrChange w:id="147" w:author="Matty Kadosh" w:date="2015-09-06T13:41:00Z">
          <w:pPr/>
        </w:pPrChange>
      </w:pPr>
      <w:ins w:id="148" w:author="Matty Kadosh" w:date="2015-09-06T13:37:00Z">
        <w:r>
          <w:t>MPLS next-hop</w:t>
        </w:r>
      </w:ins>
      <w:ins w:id="149" w:author="Matty Kadosh" w:date="2015-09-06T13:40:00Z">
        <w:r>
          <w:t>(NHLFE)</w:t>
        </w:r>
      </w:ins>
      <w:ins w:id="150" w:author="Matty Kadosh" w:date="2015-09-07T12:00:00Z">
        <w:r w:rsidR="008F13F1">
          <w:t xml:space="preserve"> </w:t>
        </w:r>
      </w:ins>
    </w:p>
    <w:p w14:paraId="0C41BC07" w14:textId="1973C3E8" w:rsidR="00637293" w:rsidRDefault="008F13F1">
      <w:ins w:id="151" w:author="Matty Kadosh" w:date="2015-09-07T12:01:00Z">
        <w:r>
          <w:t xml:space="preserve">Generic </w:t>
        </w:r>
      </w:ins>
      <w:ins w:id="152" w:author="Matty Kadosh" w:date="2015-09-06T13:41:00Z">
        <w:r w:rsidR="00637293">
          <w:t xml:space="preserve">Tunnel object </w:t>
        </w:r>
      </w:ins>
    </w:p>
    <w:p w14:paraId="759637A8" w14:textId="77777777" w:rsidR="00B27D98" w:rsidRDefault="00B27D98" w:rsidP="00B27D98">
      <w:pPr>
        <w:pStyle w:val="code"/>
      </w:pPr>
    </w:p>
    <w:p w14:paraId="5F736F36" w14:textId="77777777" w:rsidR="005B4973" w:rsidRDefault="005B4973" w:rsidP="00B27D98">
      <w:pPr>
        <w:pStyle w:val="code"/>
      </w:pPr>
    </w:p>
    <w:p w14:paraId="6A7E6665" w14:textId="0E2B3398" w:rsidR="005B4973" w:rsidRDefault="005B4973" w:rsidP="00B27D98">
      <w:pPr>
        <w:pStyle w:val="code"/>
      </w:pPr>
      <w:r w:rsidRPr="005B4973">
        <w:t>typedef enum _sai_router_interface_type_t</w:t>
      </w:r>
    </w:p>
    <w:p w14:paraId="2A670E36" w14:textId="5AB25F5F" w:rsidR="005B4973" w:rsidRDefault="005B4973" w:rsidP="00B27D98">
      <w:pPr>
        <w:pStyle w:val="code"/>
      </w:pP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5"/>
      </w:tblGrid>
      <w:tr w:rsidR="005B4973" w:rsidRPr="005B4973" w14:paraId="72ED6EA3" w14:textId="77777777" w:rsidTr="008C1B5A">
        <w:tc>
          <w:tcPr>
            <w:tcW w:w="0" w:type="auto"/>
            <w:shd w:val="clear" w:color="auto" w:fill="FFFFFF"/>
            <w:tcMar>
              <w:top w:w="0" w:type="dxa"/>
              <w:left w:w="150" w:type="dxa"/>
              <w:bottom w:w="0" w:type="dxa"/>
              <w:right w:w="150" w:type="dxa"/>
            </w:tcMar>
            <w:hideMark/>
          </w:tcPr>
          <w:p w14:paraId="50589F8B" w14:textId="77777777" w:rsidR="005B4973" w:rsidRPr="005B4973" w:rsidRDefault="005B4973" w:rsidP="008C1B5A">
            <w:pPr>
              <w:pStyle w:val="code"/>
            </w:pPr>
            <w:r w:rsidRPr="005B4973">
              <w:t xml:space="preserve">    /** Port or Lag Router Interface Type */</w:t>
            </w:r>
          </w:p>
        </w:tc>
      </w:tr>
      <w:tr w:rsidR="005B4973" w:rsidRPr="005B4973" w14:paraId="1A32237C" w14:textId="77777777" w:rsidTr="008C1B5A">
        <w:tc>
          <w:tcPr>
            <w:tcW w:w="0" w:type="auto"/>
            <w:shd w:val="clear" w:color="auto" w:fill="FFFFFF"/>
            <w:tcMar>
              <w:top w:w="0" w:type="dxa"/>
              <w:left w:w="150" w:type="dxa"/>
              <w:bottom w:w="0" w:type="dxa"/>
              <w:right w:w="150" w:type="dxa"/>
            </w:tcMar>
            <w:hideMark/>
          </w:tcPr>
          <w:p w14:paraId="19BA4693" w14:textId="77777777" w:rsidR="005B4973" w:rsidRPr="005B4973" w:rsidRDefault="005B4973" w:rsidP="008C1B5A">
            <w:pPr>
              <w:pStyle w:val="code"/>
            </w:pPr>
            <w:r w:rsidRPr="005B4973">
              <w:t xml:space="preserve">    SAI_ROUTER_INTERFACE_TYPE_PORT,</w:t>
            </w:r>
          </w:p>
        </w:tc>
      </w:tr>
      <w:tr w:rsidR="005B4973" w:rsidRPr="005B4973" w14:paraId="59144165" w14:textId="77777777" w:rsidTr="008C1B5A">
        <w:tc>
          <w:tcPr>
            <w:tcW w:w="0" w:type="auto"/>
            <w:shd w:val="clear" w:color="auto" w:fill="FFFFFF"/>
            <w:tcMar>
              <w:top w:w="0" w:type="dxa"/>
              <w:left w:w="150" w:type="dxa"/>
              <w:bottom w:w="0" w:type="dxa"/>
              <w:right w:w="150" w:type="dxa"/>
            </w:tcMar>
            <w:hideMark/>
          </w:tcPr>
          <w:p w14:paraId="10881ABA" w14:textId="77777777" w:rsidR="005B4973" w:rsidRPr="005B4973" w:rsidRDefault="005B4973" w:rsidP="008C1B5A">
            <w:pPr>
              <w:pStyle w:val="code"/>
            </w:pPr>
          </w:p>
          <w:p w14:paraId="5075FA68" w14:textId="77777777" w:rsidR="005B4973" w:rsidRPr="005B4973" w:rsidRDefault="005B4973" w:rsidP="008C1B5A">
            <w:pPr>
              <w:pStyle w:val="code"/>
            </w:pPr>
          </w:p>
        </w:tc>
      </w:tr>
      <w:tr w:rsidR="005B4973" w:rsidRPr="005B4973" w14:paraId="00FC380C" w14:textId="77777777" w:rsidTr="008C1B5A">
        <w:tc>
          <w:tcPr>
            <w:tcW w:w="0" w:type="auto"/>
            <w:shd w:val="clear" w:color="auto" w:fill="FFFFFF"/>
            <w:tcMar>
              <w:top w:w="0" w:type="dxa"/>
              <w:left w:w="150" w:type="dxa"/>
              <w:bottom w:w="0" w:type="dxa"/>
              <w:right w:w="150" w:type="dxa"/>
            </w:tcMar>
            <w:hideMark/>
          </w:tcPr>
          <w:p w14:paraId="791DA2D2" w14:textId="77777777" w:rsidR="005B4973" w:rsidRPr="005B4973" w:rsidRDefault="005B4973" w:rsidP="008C1B5A">
            <w:pPr>
              <w:pStyle w:val="code"/>
            </w:pPr>
            <w:r w:rsidRPr="005B4973">
              <w:t xml:space="preserve">    /** VLAN Router Interface Type */</w:t>
            </w:r>
          </w:p>
        </w:tc>
      </w:tr>
      <w:tr w:rsidR="005B4973" w:rsidRPr="005B4973" w14:paraId="57C81424" w14:textId="77777777" w:rsidTr="008C1B5A">
        <w:tc>
          <w:tcPr>
            <w:tcW w:w="0" w:type="auto"/>
            <w:shd w:val="clear" w:color="auto" w:fill="FFFFFF"/>
            <w:tcMar>
              <w:top w:w="0" w:type="dxa"/>
              <w:left w:w="150" w:type="dxa"/>
              <w:bottom w:w="0" w:type="dxa"/>
              <w:right w:w="150" w:type="dxa"/>
            </w:tcMar>
            <w:hideMark/>
          </w:tcPr>
          <w:p w14:paraId="2798FC8F" w14:textId="77777777" w:rsidR="005B4973" w:rsidRDefault="005B4973" w:rsidP="008C1B5A">
            <w:pPr>
              <w:pStyle w:val="code"/>
            </w:pPr>
            <w:r w:rsidRPr="005B4973">
              <w:t xml:space="preserve">    SAI_ROUTER_INTERFACE_TYPE_VLAN</w:t>
            </w:r>
          </w:p>
          <w:p w14:paraId="66FECB3F" w14:textId="77777777" w:rsidR="005B4973" w:rsidRPr="005B4973" w:rsidRDefault="005B4973" w:rsidP="008C1B5A">
            <w:pPr>
              <w:pStyle w:val="code"/>
            </w:pPr>
          </w:p>
        </w:tc>
      </w:tr>
      <w:tr w:rsidR="005B4973" w:rsidRPr="005B4973" w14:paraId="438191B0" w14:textId="77777777" w:rsidTr="008C1B5A">
        <w:tc>
          <w:tcPr>
            <w:tcW w:w="0" w:type="auto"/>
            <w:shd w:val="clear" w:color="auto" w:fill="FFFFFF"/>
            <w:tcMar>
              <w:top w:w="0" w:type="dxa"/>
              <w:left w:w="150" w:type="dxa"/>
              <w:bottom w:w="0" w:type="dxa"/>
              <w:right w:w="150" w:type="dxa"/>
            </w:tcMar>
            <w:hideMark/>
          </w:tcPr>
          <w:p w14:paraId="36CBCCEE" w14:textId="3BD04B6A" w:rsidR="005B4973" w:rsidRPr="005B4973" w:rsidRDefault="005B4973" w:rsidP="005B4973">
            <w:pPr>
              <w:pStyle w:val="code"/>
            </w:pPr>
            <w:r w:rsidRPr="005B4973">
              <w:t xml:space="preserve">    /** VLAN Router Interface Type */</w:t>
            </w:r>
          </w:p>
        </w:tc>
      </w:tr>
      <w:tr w:rsidR="005B4973" w:rsidRPr="005B4973" w14:paraId="24C499A7" w14:textId="77777777" w:rsidTr="008C1B5A">
        <w:tc>
          <w:tcPr>
            <w:tcW w:w="0" w:type="auto"/>
            <w:shd w:val="clear" w:color="auto" w:fill="FFFFFF"/>
            <w:tcMar>
              <w:top w:w="0" w:type="dxa"/>
              <w:left w:w="150" w:type="dxa"/>
              <w:bottom w:w="0" w:type="dxa"/>
              <w:right w:w="150" w:type="dxa"/>
            </w:tcMar>
            <w:hideMark/>
          </w:tcPr>
          <w:p w14:paraId="5CBEF4DD" w14:textId="437F12B5" w:rsidR="005B4973" w:rsidRPr="005B4973" w:rsidRDefault="005B4973" w:rsidP="005B4973">
            <w:pPr>
              <w:pStyle w:val="code"/>
            </w:pPr>
            <w:r w:rsidRPr="005B4973">
              <w:t xml:space="preserve">  </w:t>
            </w:r>
            <w:r>
              <w:t xml:space="preserve">  SAI_ROUTER_INTERFACE_TYPE_LOOPBACK</w:t>
            </w:r>
          </w:p>
        </w:tc>
      </w:tr>
    </w:tbl>
    <w:p w14:paraId="6E305C7A" w14:textId="77777777" w:rsidR="005B4973" w:rsidRDefault="005B4973" w:rsidP="00B27D98">
      <w:pPr>
        <w:pStyle w:val="code"/>
      </w:pPr>
    </w:p>
    <w:p w14:paraId="4E98E5BD" w14:textId="6A2E8D0D" w:rsidR="005B4973" w:rsidRPr="00637293" w:rsidRDefault="005B4973" w:rsidP="00B27D98">
      <w:pPr>
        <w:pStyle w:val="code"/>
        <w:rPr>
          <w:ins w:id="153" w:author="Matty Kadosh" w:date="2015-09-06T13:35:00Z"/>
        </w:rPr>
      </w:pPr>
      <w:r>
        <w:t>}</w:t>
      </w:r>
      <w:r w:rsidRPr="005B4973">
        <w:t xml:space="preserve"> sai_router_interface_type_t</w:t>
      </w:r>
    </w:p>
    <w:p w14:paraId="4D0B9955" w14:textId="0B8FD61C" w:rsidR="00512555" w:rsidRDefault="00512555" w:rsidP="00512555">
      <w:pPr>
        <w:pStyle w:val="Heading2"/>
      </w:pPr>
      <w:bookmarkStart w:id="154" w:name="_Toc438058046"/>
      <w:r>
        <w:t>SAI types</w:t>
      </w:r>
      <w:bookmarkEnd w:id="154"/>
      <w:r>
        <w:t xml:space="preserve"> </w:t>
      </w:r>
    </w:p>
    <w:p w14:paraId="2815AF7D" w14:textId="77777777" w:rsidR="00512555" w:rsidRPr="00512555" w:rsidRDefault="00512555" w:rsidP="00512555"/>
    <w:p w14:paraId="4FBA49C2" w14:textId="77777777" w:rsidR="00512555" w:rsidRDefault="00512555" w:rsidP="00512555">
      <w:pPr>
        <w:autoSpaceDE w:val="0"/>
        <w:autoSpaceDN w:val="0"/>
        <w:adjustRightInd w:val="0"/>
        <w:spacing w:after="0" w:line="240" w:lineRule="auto"/>
        <w:rPr>
          <w:rFonts w:ascii="Lucida Console" w:hAnsi="Lucida Console" w:cs="Lucida Console"/>
          <w:sz w:val="20"/>
          <w:szCs w:val="20"/>
          <w:lang w:bidi="he-IL"/>
        </w:rPr>
      </w:pPr>
    </w:p>
    <w:p w14:paraId="38AC6EEB" w14:textId="21167F6A" w:rsidR="00512555" w:rsidRDefault="00512555" w:rsidP="00512555">
      <w:pPr>
        <w:pStyle w:val="code"/>
        <w:rPr>
          <w:lang w:bidi="he-IL"/>
        </w:rPr>
      </w:pPr>
      <w:r>
        <w:rPr>
          <w:lang w:bidi="he-IL"/>
        </w:rPr>
        <w:t>typedef struct _sai_tunnel_map_params_t</w:t>
      </w:r>
    </w:p>
    <w:p w14:paraId="4A28063C" w14:textId="77777777" w:rsidR="00512555" w:rsidRDefault="00512555" w:rsidP="00512555">
      <w:pPr>
        <w:pStyle w:val="code"/>
        <w:rPr>
          <w:lang w:bidi="he-IL"/>
        </w:rPr>
      </w:pPr>
      <w:r>
        <w:rPr>
          <w:lang w:bidi="he-IL"/>
        </w:rPr>
        <w:t>{</w:t>
      </w:r>
    </w:p>
    <w:p w14:paraId="7C8415F8" w14:textId="714BD5F6" w:rsidR="00512555" w:rsidRDefault="00512555" w:rsidP="00512555">
      <w:pPr>
        <w:pStyle w:val="code"/>
        <w:rPr>
          <w:lang w:bidi="he-IL"/>
        </w:rPr>
      </w:pPr>
      <w:r>
        <w:rPr>
          <w:lang w:bidi="he-IL"/>
        </w:rPr>
        <w:t xml:space="preserve">    /** ECN  */</w:t>
      </w:r>
    </w:p>
    <w:p w14:paraId="4E0BE681" w14:textId="770C1E4D" w:rsidR="00512555" w:rsidRDefault="00512555" w:rsidP="00512555">
      <w:pPr>
        <w:pStyle w:val="code"/>
        <w:rPr>
          <w:lang w:bidi="he-IL"/>
        </w:rPr>
      </w:pPr>
      <w:r>
        <w:rPr>
          <w:lang w:bidi="he-IL"/>
        </w:rPr>
        <w:t xml:space="preserve">     sai_uint8_t ecn;</w:t>
      </w:r>
    </w:p>
    <w:p w14:paraId="724BB3B1" w14:textId="2FDD0B6B" w:rsidR="00512555" w:rsidRDefault="00512555" w:rsidP="00512555">
      <w:pPr>
        <w:pStyle w:val="code"/>
        <w:rPr>
          <w:lang w:bidi="he-IL"/>
        </w:rPr>
      </w:pPr>
    </w:p>
    <w:p w14:paraId="5D397D04" w14:textId="77777777" w:rsidR="00512555" w:rsidRDefault="00512555" w:rsidP="00512555">
      <w:pPr>
        <w:pStyle w:val="code"/>
        <w:rPr>
          <w:lang w:bidi="he-IL"/>
        </w:rPr>
      </w:pPr>
    </w:p>
    <w:p w14:paraId="017DFC11" w14:textId="2999FE85" w:rsidR="00512555" w:rsidRDefault="00512555" w:rsidP="00512555">
      <w:pPr>
        <w:pStyle w:val="code"/>
        <w:rPr>
          <w:lang w:bidi="he-IL"/>
        </w:rPr>
      </w:pPr>
      <w:r>
        <w:rPr>
          <w:lang w:bidi="he-IL"/>
        </w:rPr>
        <w:t xml:space="preserve">    /** vlan id  */</w:t>
      </w:r>
    </w:p>
    <w:p w14:paraId="593BC415" w14:textId="56FAE4DA" w:rsidR="00512555" w:rsidRDefault="00512555" w:rsidP="00512555">
      <w:pPr>
        <w:pStyle w:val="code"/>
        <w:rPr>
          <w:lang w:bidi="he-IL"/>
        </w:rPr>
      </w:pPr>
      <w:r>
        <w:rPr>
          <w:lang w:bidi="he-IL"/>
        </w:rPr>
        <w:t xml:space="preserve">    sai_uint16_t vlan_id;</w:t>
      </w:r>
    </w:p>
    <w:p w14:paraId="6292DFEA" w14:textId="77777777" w:rsidR="00512555" w:rsidRDefault="00512555" w:rsidP="00512555">
      <w:pPr>
        <w:pStyle w:val="code"/>
        <w:rPr>
          <w:lang w:bidi="he-IL"/>
        </w:rPr>
      </w:pPr>
    </w:p>
    <w:p w14:paraId="23AA7F74" w14:textId="744920BB" w:rsidR="00512555" w:rsidRDefault="00512555" w:rsidP="00512555">
      <w:pPr>
        <w:pStyle w:val="code"/>
        <w:rPr>
          <w:lang w:bidi="he-IL"/>
        </w:rPr>
      </w:pPr>
      <w:r>
        <w:rPr>
          <w:lang w:bidi="he-IL"/>
        </w:rPr>
        <w:t xml:space="preserve">    /** VNI id  */</w:t>
      </w:r>
    </w:p>
    <w:p w14:paraId="6112322A" w14:textId="0CBF1DB3" w:rsidR="00512555" w:rsidRDefault="00512555" w:rsidP="00512555">
      <w:pPr>
        <w:pStyle w:val="code"/>
        <w:rPr>
          <w:lang w:bidi="he-IL"/>
        </w:rPr>
      </w:pPr>
      <w:r>
        <w:rPr>
          <w:lang w:bidi="he-IL"/>
        </w:rPr>
        <w:t xml:space="preserve">    sai_uint32_t vni_id;    </w:t>
      </w:r>
    </w:p>
    <w:p w14:paraId="121B58EA" w14:textId="77777777" w:rsidR="00512555" w:rsidRDefault="00512555" w:rsidP="00512555">
      <w:pPr>
        <w:pStyle w:val="code"/>
        <w:rPr>
          <w:lang w:bidi="he-IL"/>
        </w:rPr>
      </w:pPr>
    </w:p>
    <w:p w14:paraId="3E2ED2D0" w14:textId="51EC59C8" w:rsidR="00512555" w:rsidRDefault="00512555" w:rsidP="00512555">
      <w:pPr>
        <w:pStyle w:val="code"/>
        <w:rPr>
          <w:lang w:bidi="he-IL"/>
        </w:rPr>
      </w:pPr>
      <w:r>
        <w:rPr>
          <w:lang w:bidi="he-IL"/>
        </w:rPr>
        <w:t>} sai_tunnel_map_params_t;</w:t>
      </w:r>
    </w:p>
    <w:p w14:paraId="255A4C2E" w14:textId="77777777" w:rsidR="00512555" w:rsidRDefault="00512555" w:rsidP="00512555">
      <w:pPr>
        <w:pStyle w:val="code"/>
        <w:rPr>
          <w:lang w:bidi="he-IL"/>
        </w:rPr>
      </w:pPr>
    </w:p>
    <w:p w14:paraId="142959A7" w14:textId="5F60E1BD" w:rsidR="00512555" w:rsidRDefault="00512555" w:rsidP="00512555">
      <w:pPr>
        <w:pStyle w:val="code"/>
      </w:pPr>
      <w:r>
        <w:t>typedef struct _sai_tunnel_map_t</w:t>
      </w:r>
    </w:p>
    <w:p w14:paraId="11612673" w14:textId="77777777" w:rsidR="00512555" w:rsidRDefault="00512555" w:rsidP="00512555">
      <w:pPr>
        <w:pStyle w:val="code"/>
      </w:pPr>
      <w:r>
        <w:t>{</w:t>
      </w:r>
    </w:p>
    <w:p w14:paraId="570CC7E4" w14:textId="77777777" w:rsidR="00512555" w:rsidRDefault="00512555" w:rsidP="00512555">
      <w:pPr>
        <w:pStyle w:val="code"/>
      </w:pPr>
      <w:r>
        <w:t xml:space="preserve">    /** Input parameters to match */</w:t>
      </w:r>
    </w:p>
    <w:p w14:paraId="205D65EC" w14:textId="74F4178D" w:rsidR="00512555" w:rsidRDefault="00512555" w:rsidP="00512555">
      <w:pPr>
        <w:pStyle w:val="code"/>
      </w:pPr>
      <w:r>
        <w:t xml:space="preserve">    sai_tunnel_map_params_t key;</w:t>
      </w:r>
    </w:p>
    <w:p w14:paraId="3A1BDE62" w14:textId="77777777" w:rsidR="00512555" w:rsidRDefault="00512555" w:rsidP="00512555">
      <w:pPr>
        <w:pStyle w:val="code"/>
      </w:pPr>
    </w:p>
    <w:p w14:paraId="5A2F32A9" w14:textId="77777777" w:rsidR="00512555" w:rsidRDefault="00512555" w:rsidP="00512555">
      <w:pPr>
        <w:pStyle w:val="code"/>
      </w:pPr>
      <w:r>
        <w:t xml:space="preserve">    /** Output map parameters */</w:t>
      </w:r>
    </w:p>
    <w:p w14:paraId="5FB76E29" w14:textId="2A603E72" w:rsidR="00512555" w:rsidRDefault="00512555" w:rsidP="00512555">
      <w:pPr>
        <w:pStyle w:val="code"/>
      </w:pPr>
      <w:r>
        <w:t xml:space="preserve">    sai_tunnel_map_params_t value;</w:t>
      </w:r>
    </w:p>
    <w:p w14:paraId="1B0A02E6" w14:textId="77777777" w:rsidR="00512555" w:rsidRDefault="00512555" w:rsidP="00512555">
      <w:pPr>
        <w:pStyle w:val="code"/>
      </w:pPr>
    </w:p>
    <w:p w14:paraId="6A1DE986" w14:textId="072CBE61" w:rsidR="00512555" w:rsidRDefault="00512555" w:rsidP="00512555">
      <w:pPr>
        <w:pStyle w:val="code"/>
      </w:pPr>
      <w:r>
        <w:t>} sai_tunnel_map_t;</w:t>
      </w:r>
    </w:p>
    <w:p w14:paraId="1894ADD2" w14:textId="77777777" w:rsidR="00512555" w:rsidRDefault="00512555" w:rsidP="00512555">
      <w:pPr>
        <w:pStyle w:val="code"/>
      </w:pPr>
    </w:p>
    <w:p w14:paraId="1ADD1999" w14:textId="163B09CA" w:rsidR="00512555" w:rsidRDefault="00512555" w:rsidP="00512555">
      <w:pPr>
        <w:pStyle w:val="code"/>
      </w:pPr>
      <w:r>
        <w:t>typedef struct _sai_tunnel_map_list_t</w:t>
      </w:r>
    </w:p>
    <w:p w14:paraId="2F2BC0EC" w14:textId="77777777" w:rsidR="00512555" w:rsidRDefault="00512555" w:rsidP="00512555">
      <w:pPr>
        <w:pStyle w:val="code"/>
      </w:pPr>
      <w:r>
        <w:t>{</w:t>
      </w:r>
    </w:p>
    <w:p w14:paraId="3C94FC5F" w14:textId="77777777" w:rsidR="00512555" w:rsidRDefault="00512555" w:rsidP="00512555">
      <w:pPr>
        <w:pStyle w:val="code"/>
      </w:pPr>
      <w:r>
        <w:lastRenderedPageBreak/>
        <w:t xml:space="preserve">    /** Number of entries in the map  */</w:t>
      </w:r>
    </w:p>
    <w:p w14:paraId="3AA28BCC" w14:textId="77777777" w:rsidR="00512555" w:rsidRDefault="00512555" w:rsidP="00512555">
      <w:pPr>
        <w:pStyle w:val="code"/>
      </w:pPr>
      <w:r>
        <w:t xml:space="preserve">    uint32_t count;</w:t>
      </w:r>
    </w:p>
    <w:p w14:paraId="08D9EF4C" w14:textId="77777777" w:rsidR="00512555" w:rsidRDefault="00512555" w:rsidP="00512555">
      <w:pPr>
        <w:pStyle w:val="code"/>
      </w:pPr>
      <w:r>
        <w:t xml:space="preserve">    /** Map list */</w:t>
      </w:r>
    </w:p>
    <w:p w14:paraId="2BBDF673" w14:textId="4810C07E" w:rsidR="00512555" w:rsidRDefault="00512555" w:rsidP="00512555">
      <w:pPr>
        <w:pStyle w:val="code"/>
      </w:pPr>
      <w:r>
        <w:t xml:space="preserve">    sai_tunnel_map_t * list;</w:t>
      </w:r>
    </w:p>
    <w:p w14:paraId="31A46A54" w14:textId="26C9C79E" w:rsidR="00512555" w:rsidRDefault="00512555" w:rsidP="00512555">
      <w:pPr>
        <w:pStyle w:val="code"/>
      </w:pPr>
      <w:r>
        <w:t>} sai_tunnel_map_list_t;</w:t>
      </w:r>
    </w:p>
    <w:p w14:paraId="1BE0CE3D" w14:textId="181817C7" w:rsidR="004850CD" w:rsidRDefault="004850CD" w:rsidP="004850CD">
      <w:pPr>
        <w:pStyle w:val="Heading2"/>
        <w:rPr>
          <w:ins w:id="155" w:author="Matty Kadosh" w:date="2015-09-07T12:03:00Z"/>
        </w:rPr>
      </w:pPr>
      <w:bookmarkStart w:id="156" w:name="_Toc438058047"/>
      <w:r>
        <w:t>FDB</w:t>
      </w:r>
      <w:bookmarkEnd w:id="156"/>
      <w:ins w:id="157" w:author="Matty Kadosh" w:date="2015-09-06T13:41:00Z">
        <w:r>
          <w:t xml:space="preserve"> </w:t>
        </w:r>
      </w:ins>
    </w:p>
    <w:p w14:paraId="51064318" w14:textId="77777777" w:rsidR="00512555" w:rsidRDefault="00512555" w:rsidP="00512555"/>
    <w:p w14:paraId="0D7A0D43" w14:textId="106348D8"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1E5B8774"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typedef enum _sai_fdb_entry_attr_t</w:t>
      </w:r>
    </w:p>
    <w:p w14:paraId="386824E3"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w:t>
      </w:r>
    </w:p>
    <w:p w14:paraId="73556D42" w14:textId="4BEE35F9"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w:t>
      </w:r>
    </w:p>
    <w:p w14:paraId="2F4D7995"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 FDB entry port id [sai_object_id_t] (MANDATORY_ON_CREATE|CREATE_AND_SET)</w:t>
      </w:r>
    </w:p>
    <w:p w14:paraId="4A3E25AA"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 The port id here can refer to a generic port object such as SAI port object id,</w:t>
      </w:r>
    </w:p>
    <w:p w14:paraId="4D37D11C" w14:textId="760B16F0" w:rsidR="004850CD" w:rsidRPr="004850CD" w:rsidRDefault="004850CD" w:rsidP="004850CD">
      <w:pPr>
        <w:autoSpaceDE w:val="0"/>
        <w:autoSpaceDN w:val="0"/>
        <w:adjustRightInd w:val="0"/>
        <w:spacing w:after="0" w:line="240" w:lineRule="auto"/>
        <w:rPr>
          <w:rFonts w:ascii="Lucida Console" w:hAnsi="Lucida Console" w:cs="Lucida Console"/>
          <w:color w:val="FF0000"/>
          <w:sz w:val="20"/>
          <w:szCs w:val="20"/>
          <w:lang w:bidi="he-IL"/>
        </w:rPr>
      </w:pPr>
      <w:r>
        <w:rPr>
          <w:rFonts w:ascii="Lucida Console" w:hAnsi="Lucida Console" w:cs="Lucida Console"/>
          <w:sz w:val="20"/>
          <w:szCs w:val="20"/>
          <w:lang w:bidi="he-IL"/>
        </w:rPr>
        <w:t xml:space="preserve">     * SAI LAG object id and etc. </w:t>
      </w:r>
      <w:r w:rsidRPr="004850CD">
        <w:rPr>
          <w:rFonts w:ascii="Lucida Console" w:hAnsi="Lucida Console" w:cs="Lucida Console"/>
          <w:color w:val="FF0000"/>
          <w:sz w:val="20"/>
          <w:szCs w:val="20"/>
          <w:lang w:bidi="he-IL"/>
        </w:rPr>
        <w:t>Or to a tunnel next hop object in case the entry is l2 tunnel  */</w:t>
      </w:r>
    </w:p>
    <w:p w14:paraId="715DFDA7"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SAI_FDB_ENTRY_ATTR_PORT_ID,</w:t>
      </w:r>
    </w:p>
    <w:p w14:paraId="3DD8F1BE"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643A20F8"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012135FC" w14:textId="250FBE29" w:rsidR="004850CD" w:rsidRPr="00512555" w:rsidRDefault="004850CD" w:rsidP="004850CD">
      <w:r>
        <w:rPr>
          <w:rFonts w:ascii="Lucida Console" w:hAnsi="Lucida Console" w:cs="Lucida Console"/>
          <w:sz w:val="20"/>
          <w:szCs w:val="20"/>
          <w:lang w:bidi="he-IL"/>
        </w:rPr>
        <w:t>} sai_fdb_entry_attr_t;</w:t>
      </w:r>
    </w:p>
    <w:p w14:paraId="2E2ED586" w14:textId="2FF574D7" w:rsidR="00637293" w:rsidRDefault="00637293" w:rsidP="00637293">
      <w:pPr>
        <w:pStyle w:val="Heading2"/>
        <w:rPr>
          <w:ins w:id="158" w:author="Matty Kadosh" w:date="2015-09-07T12:03:00Z"/>
        </w:rPr>
      </w:pPr>
      <w:bookmarkStart w:id="159" w:name="_Toc438058048"/>
      <w:ins w:id="160" w:author="Matty Kadosh" w:date="2015-09-06T13:41:00Z">
        <w:r>
          <w:t>Next hop</w:t>
        </w:r>
        <w:bookmarkEnd w:id="159"/>
        <w:r>
          <w:t xml:space="preserve"> </w:t>
        </w:r>
      </w:ins>
    </w:p>
    <w:p w14:paraId="0DEF230D" w14:textId="77777777" w:rsidR="00D67F69" w:rsidRDefault="00D67F69">
      <w:pPr>
        <w:pStyle w:val="code"/>
        <w:rPr>
          <w:ins w:id="161" w:author="Matty Kadosh" w:date="2015-09-07T18:52:00Z"/>
        </w:rPr>
        <w:pPrChange w:id="162" w:author="Matty Kadosh" w:date="2015-09-07T19:08:00Z">
          <w:pPr/>
        </w:pPrChange>
      </w:pPr>
      <w:ins w:id="163" w:author="Matty Kadosh" w:date="2015-09-07T18:52:00Z">
        <w:r>
          <w:t>/**</w:t>
        </w:r>
      </w:ins>
    </w:p>
    <w:p w14:paraId="2A206F55" w14:textId="77777777" w:rsidR="00D67F69" w:rsidRDefault="00D67F69">
      <w:pPr>
        <w:pStyle w:val="code"/>
        <w:rPr>
          <w:ins w:id="164" w:author="Matty Kadosh" w:date="2015-09-07T18:52:00Z"/>
        </w:rPr>
        <w:pPrChange w:id="165" w:author="Matty Kadosh" w:date="2015-09-07T19:08:00Z">
          <w:pPr/>
        </w:pPrChange>
      </w:pPr>
      <w:ins w:id="166" w:author="Matty Kadosh" w:date="2015-09-07T18:52:00Z">
        <w:r>
          <w:t xml:space="preserve"> *  @brief Next hop type</w:t>
        </w:r>
      </w:ins>
    </w:p>
    <w:p w14:paraId="395BDFE7" w14:textId="77777777" w:rsidR="00D67F69" w:rsidRDefault="00D67F69">
      <w:pPr>
        <w:pStyle w:val="code"/>
        <w:rPr>
          <w:ins w:id="167" w:author="Matty Kadosh" w:date="2015-09-07T18:52:00Z"/>
        </w:rPr>
        <w:pPrChange w:id="168" w:author="Matty Kadosh" w:date="2015-09-07T19:08:00Z">
          <w:pPr/>
        </w:pPrChange>
      </w:pPr>
      <w:ins w:id="169" w:author="Matty Kadosh" w:date="2015-09-07T18:52:00Z">
        <w:r>
          <w:t xml:space="preserve"> */</w:t>
        </w:r>
      </w:ins>
    </w:p>
    <w:p w14:paraId="14A97A76" w14:textId="77777777" w:rsidR="00D67F69" w:rsidRDefault="00D67F69">
      <w:pPr>
        <w:pStyle w:val="code"/>
        <w:rPr>
          <w:ins w:id="170" w:author="Matty Kadosh" w:date="2015-09-07T18:52:00Z"/>
        </w:rPr>
        <w:pPrChange w:id="171" w:author="Matty Kadosh" w:date="2015-09-07T19:08:00Z">
          <w:pPr/>
        </w:pPrChange>
      </w:pPr>
      <w:ins w:id="172" w:author="Matty Kadosh" w:date="2015-09-07T18:52:00Z">
        <w:r>
          <w:t>typedef enum _sai_next_hop_type_t</w:t>
        </w:r>
      </w:ins>
    </w:p>
    <w:p w14:paraId="44CBB6AA" w14:textId="77777777" w:rsidR="00D67F69" w:rsidRDefault="00D67F69">
      <w:pPr>
        <w:pStyle w:val="code"/>
        <w:rPr>
          <w:ins w:id="173" w:author="Matty Kadosh" w:date="2015-09-07T18:52:00Z"/>
        </w:rPr>
        <w:pPrChange w:id="174" w:author="Matty Kadosh" w:date="2015-09-07T19:08:00Z">
          <w:pPr/>
        </w:pPrChange>
      </w:pPr>
      <w:ins w:id="175" w:author="Matty Kadosh" w:date="2015-09-07T18:52:00Z">
        <w:r>
          <w:t>{</w:t>
        </w:r>
      </w:ins>
    </w:p>
    <w:p w14:paraId="5694A4B9" w14:textId="1772D3A3" w:rsidR="00D67F69" w:rsidRDefault="00D67F69">
      <w:pPr>
        <w:pStyle w:val="code"/>
        <w:rPr>
          <w:ins w:id="176" w:author="Matty Kadosh" w:date="2015-09-07T19:10:00Z"/>
        </w:rPr>
        <w:pPrChange w:id="177" w:author="Matty Kadosh" w:date="2015-09-07T19:09:00Z">
          <w:pPr/>
        </w:pPrChange>
      </w:pPr>
      <w:ins w:id="178" w:author="Matty Kadosh" w:date="2015-09-07T18:52:00Z">
        <w:r>
          <w:t xml:space="preserve">    SAI_NEXT_HOP_IP,</w:t>
        </w:r>
      </w:ins>
    </w:p>
    <w:p w14:paraId="4A2B6A3C" w14:textId="651FF9DC" w:rsidR="00B24C83" w:rsidRDefault="00B24C83">
      <w:pPr>
        <w:pStyle w:val="code"/>
        <w:rPr>
          <w:ins w:id="179" w:author="Matty Kadosh" w:date="2015-09-07T19:10:00Z"/>
        </w:rPr>
        <w:pPrChange w:id="180" w:author="Matty Kadosh" w:date="2015-09-07T19:09:00Z">
          <w:pPr/>
        </w:pPrChange>
      </w:pPr>
      <w:ins w:id="181" w:author="Matty Kadosh" w:date="2015-09-07T19:10:00Z">
        <w:r>
          <w:t>/*MPLS</w:t>
        </w:r>
      </w:ins>
      <w:ins w:id="182" w:author="Matty Kadosh" w:date="2015-09-07T19:11:00Z">
        <w:r>
          <w:t>(NHLFE)</w:t>
        </w:r>
      </w:ins>
      <w:ins w:id="183" w:author="Matty Kadosh" w:date="2015-09-07T19:10:00Z">
        <w:r>
          <w:t xml:space="preserve"> next hop */</w:t>
        </w:r>
      </w:ins>
    </w:p>
    <w:p w14:paraId="7A844C82" w14:textId="16C169AE" w:rsidR="00B24C83" w:rsidRPr="00B24C83" w:rsidRDefault="00B24C83">
      <w:pPr>
        <w:pStyle w:val="code"/>
        <w:rPr>
          <w:ins w:id="184" w:author="Matty Kadosh" w:date="2015-09-07T19:10:00Z"/>
          <w:color w:val="FF0000"/>
          <w:rPrChange w:id="185" w:author="Matty Kadosh" w:date="2015-09-07T19:14:00Z">
            <w:rPr>
              <w:ins w:id="186" w:author="Matty Kadosh" w:date="2015-09-07T19:10:00Z"/>
            </w:rPr>
          </w:rPrChange>
        </w:rPr>
        <w:pPrChange w:id="187" w:author="Matty Kadosh" w:date="2015-09-07T19:11:00Z">
          <w:pPr/>
        </w:pPrChange>
      </w:pPr>
      <w:ins w:id="188" w:author="Matty Kadosh" w:date="2015-09-07T19:10:00Z">
        <w:r w:rsidRPr="00B24C83">
          <w:rPr>
            <w:color w:val="FF0000"/>
            <w:rPrChange w:id="189" w:author="Matty Kadosh" w:date="2015-09-07T19:14:00Z">
              <w:rPr/>
            </w:rPrChange>
          </w:rPr>
          <w:t xml:space="preserve">    SAI_NEXT_HOP_</w:t>
        </w:r>
      </w:ins>
      <w:ins w:id="190" w:author="Matty Kadosh" w:date="2015-09-07T19:11:00Z">
        <w:r w:rsidRPr="00B24C83">
          <w:rPr>
            <w:color w:val="FF0000"/>
            <w:rPrChange w:id="191" w:author="Matty Kadosh" w:date="2015-09-07T19:14:00Z">
              <w:rPr/>
            </w:rPrChange>
          </w:rPr>
          <w:t>MPLS</w:t>
        </w:r>
      </w:ins>
      <w:ins w:id="192" w:author="Matty Kadosh" w:date="2015-09-07T19:10:00Z">
        <w:r w:rsidRPr="00B24C83">
          <w:rPr>
            <w:color w:val="FF0000"/>
            <w:rPrChange w:id="193" w:author="Matty Kadosh" w:date="2015-09-07T19:14:00Z">
              <w:rPr/>
            </w:rPrChange>
          </w:rPr>
          <w:t>,</w:t>
        </w:r>
      </w:ins>
    </w:p>
    <w:p w14:paraId="1AC963B6" w14:textId="3B02EE7F" w:rsidR="00B24C83" w:rsidRDefault="00B24C83">
      <w:pPr>
        <w:pStyle w:val="code"/>
        <w:rPr>
          <w:ins w:id="194" w:author="Matty Kadosh" w:date="2015-09-07T19:08:00Z"/>
        </w:rPr>
        <w:pPrChange w:id="195" w:author="Matty Kadosh" w:date="2015-09-07T19:09:00Z">
          <w:pPr/>
        </w:pPrChange>
      </w:pPr>
      <w:ins w:id="196" w:author="Matty Kadosh" w:date="2015-09-07T19:10:00Z">
        <w:r>
          <w:t xml:space="preserve"> /*tunnel next hop */ </w:t>
        </w:r>
      </w:ins>
    </w:p>
    <w:p w14:paraId="57496E63" w14:textId="65F5E6DF" w:rsidR="00B24C83" w:rsidRDefault="00B24C83">
      <w:pPr>
        <w:pStyle w:val="code"/>
        <w:rPr>
          <w:ins w:id="197" w:author="Matty Kadosh" w:date="2015-09-07T19:08:00Z"/>
        </w:rPr>
        <w:pPrChange w:id="198" w:author="Matty Kadosh" w:date="2015-09-07T19:08:00Z">
          <w:pPr/>
        </w:pPrChange>
      </w:pPr>
      <w:ins w:id="199" w:author="Matty Kadosh" w:date="2015-09-07T19:08:00Z">
        <w:r>
          <w:t xml:space="preserve">    SAI_NEXT_HOP_</w:t>
        </w:r>
      </w:ins>
      <w:ins w:id="200" w:author="Matty Kadosh" w:date="2015-09-07T19:09:00Z">
        <w:r>
          <w:t>TUNNEL_DECAP</w:t>
        </w:r>
      </w:ins>
      <w:ins w:id="201" w:author="Matty Kadosh" w:date="2015-09-07T19:08:00Z">
        <w:r>
          <w:t>,</w:t>
        </w:r>
      </w:ins>
    </w:p>
    <w:p w14:paraId="1F80295F" w14:textId="61321AD9" w:rsidR="00D67F69" w:rsidRDefault="00B24C83">
      <w:pPr>
        <w:pStyle w:val="code"/>
        <w:rPr>
          <w:ins w:id="202" w:author="Matty Kadosh" w:date="2015-09-07T18:52:00Z"/>
        </w:rPr>
        <w:pPrChange w:id="203" w:author="Matty Kadosh" w:date="2015-09-07T19:11:00Z">
          <w:pPr/>
        </w:pPrChange>
      </w:pPr>
      <w:ins w:id="204" w:author="Matty Kadosh" w:date="2015-09-07T19:09:00Z">
        <w:r>
          <w:t xml:space="preserve">    </w:t>
        </w:r>
      </w:ins>
      <w:ins w:id="205" w:author="Matty Kadosh" w:date="2015-09-07T19:08:00Z">
        <w:r>
          <w:t>SAI_NEXT_HOP_</w:t>
        </w:r>
      </w:ins>
      <w:ins w:id="206" w:author="Matty Kadosh" w:date="2015-09-07T19:09:00Z">
        <w:r>
          <w:t>TUNNEL_ENCAP</w:t>
        </w:r>
      </w:ins>
      <w:ins w:id="207" w:author="Matty Kadosh" w:date="2015-09-07T19:08:00Z">
        <w:r>
          <w:t>,</w:t>
        </w:r>
      </w:ins>
    </w:p>
    <w:p w14:paraId="12BFE506" w14:textId="77777777" w:rsidR="00D67F69" w:rsidRDefault="00D67F69">
      <w:pPr>
        <w:pStyle w:val="code"/>
        <w:rPr>
          <w:ins w:id="208" w:author="Matty Kadosh" w:date="2015-09-07T18:52:00Z"/>
        </w:rPr>
        <w:pPrChange w:id="209" w:author="Matty Kadosh" w:date="2015-09-07T19:08:00Z">
          <w:pPr/>
        </w:pPrChange>
      </w:pPr>
      <w:ins w:id="210" w:author="Matty Kadosh" w:date="2015-09-07T18:52:00Z">
        <w:r>
          <w:t>} sai_next_hop_type_t;</w:t>
        </w:r>
      </w:ins>
    </w:p>
    <w:p w14:paraId="66C1E3E7" w14:textId="77777777" w:rsidR="00D67F69" w:rsidRDefault="00D67F69">
      <w:pPr>
        <w:pStyle w:val="code"/>
        <w:rPr>
          <w:ins w:id="211" w:author="Matty Kadosh" w:date="2015-09-07T19:11:00Z"/>
        </w:rPr>
        <w:pPrChange w:id="212" w:author="Matty Kadosh" w:date="2015-09-07T19:08:00Z">
          <w:pPr/>
        </w:pPrChange>
      </w:pPr>
    </w:p>
    <w:p w14:paraId="33E1670E" w14:textId="77777777" w:rsidR="00B24C83" w:rsidRDefault="00B24C83">
      <w:pPr>
        <w:pStyle w:val="code"/>
        <w:rPr>
          <w:ins w:id="213" w:author="Matty Kadosh" w:date="2015-09-07T19:11:00Z"/>
        </w:rPr>
        <w:pPrChange w:id="214" w:author="Matty Kadosh" w:date="2015-09-07T19:08:00Z">
          <w:pPr/>
        </w:pPrChange>
      </w:pPr>
    </w:p>
    <w:p w14:paraId="693B5AA0" w14:textId="77777777" w:rsidR="00B24C83" w:rsidRDefault="00B24C83">
      <w:pPr>
        <w:pStyle w:val="code"/>
        <w:rPr>
          <w:ins w:id="215" w:author="Matty Kadosh" w:date="2015-09-07T19:11:00Z"/>
        </w:rPr>
        <w:pPrChange w:id="216" w:author="Matty Kadosh" w:date="2015-09-07T19:08:00Z">
          <w:pPr/>
        </w:pPrChange>
      </w:pPr>
    </w:p>
    <w:p w14:paraId="2510A476" w14:textId="77777777" w:rsidR="00B24C83" w:rsidRDefault="00B24C83">
      <w:pPr>
        <w:pStyle w:val="code"/>
        <w:rPr>
          <w:ins w:id="217" w:author="Matty Kadosh" w:date="2015-09-07T18:52:00Z"/>
        </w:rPr>
        <w:pPrChange w:id="218" w:author="Matty Kadosh" w:date="2015-09-07T19:08:00Z">
          <w:pPr/>
        </w:pPrChange>
      </w:pPr>
    </w:p>
    <w:p w14:paraId="1FCFDD35" w14:textId="77777777" w:rsidR="00D67F69" w:rsidRDefault="00D67F69">
      <w:pPr>
        <w:pStyle w:val="code"/>
        <w:rPr>
          <w:ins w:id="219" w:author="Matty Kadosh" w:date="2015-09-07T18:52:00Z"/>
        </w:rPr>
        <w:pPrChange w:id="220" w:author="Matty Kadosh" w:date="2015-09-07T19:08:00Z">
          <w:pPr/>
        </w:pPrChange>
      </w:pPr>
      <w:ins w:id="221" w:author="Matty Kadosh" w:date="2015-09-07T18:52:00Z">
        <w:r>
          <w:t>typedef enum _sai_next_hop_attr_t</w:t>
        </w:r>
      </w:ins>
    </w:p>
    <w:p w14:paraId="04660603" w14:textId="77777777" w:rsidR="00D67F69" w:rsidRDefault="00D67F69">
      <w:pPr>
        <w:pStyle w:val="code"/>
        <w:rPr>
          <w:ins w:id="222" w:author="Matty Kadosh" w:date="2015-09-07T18:52:00Z"/>
        </w:rPr>
        <w:pPrChange w:id="223" w:author="Matty Kadosh" w:date="2015-09-07T19:08:00Z">
          <w:pPr/>
        </w:pPrChange>
      </w:pPr>
      <w:ins w:id="224" w:author="Matty Kadosh" w:date="2015-09-07T18:52:00Z">
        <w:r>
          <w:t>{</w:t>
        </w:r>
      </w:ins>
    </w:p>
    <w:p w14:paraId="590146B4" w14:textId="77777777" w:rsidR="00D67F69" w:rsidRDefault="00D67F69">
      <w:pPr>
        <w:pStyle w:val="code"/>
        <w:rPr>
          <w:ins w:id="225" w:author="Matty Kadosh" w:date="2015-09-07T18:52:00Z"/>
        </w:rPr>
        <w:pPrChange w:id="226" w:author="Matty Kadosh" w:date="2015-09-07T19:08:00Z">
          <w:pPr/>
        </w:pPrChange>
      </w:pPr>
      <w:ins w:id="227" w:author="Matty Kadosh" w:date="2015-09-07T18:52:00Z">
        <w:r>
          <w:t xml:space="preserve">    /** READ-ONLY */</w:t>
        </w:r>
      </w:ins>
    </w:p>
    <w:p w14:paraId="21024846" w14:textId="77777777" w:rsidR="00D67F69" w:rsidRDefault="00D67F69">
      <w:pPr>
        <w:pStyle w:val="code"/>
        <w:rPr>
          <w:ins w:id="228" w:author="Matty Kadosh" w:date="2015-09-07T18:52:00Z"/>
        </w:rPr>
        <w:pPrChange w:id="229" w:author="Matty Kadosh" w:date="2015-09-07T19:08:00Z">
          <w:pPr/>
        </w:pPrChange>
      </w:pPr>
    </w:p>
    <w:p w14:paraId="6F9B79F2" w14:textId="77777777" w:rsidR="00D67F69" w:rsidRDefault="00D67F69">
      <w:pPr>
        <w:pStyle w:val="code"/>
        <w:rPr>
          <w:ins w:id="230" w:author="Matty Kadosh" w:date="2015-09-07T18:52:00Z"/>
        </w:rPr>
        <w:pPrChange w:id="231" w:author="Matty Kadosh" w:date="2015-09-07T19:08:00Z">
          <w:pPr/>
        </w:pPrChange>
      </w:pPr>
      <w:ins w:id="232" w:author="Matty Kadosh" w:date="2015-09-07T18:52:00Z">
        <w:r>
          <w:t xml:space="preserve">    /** READ-WRITE */</w:t>
        </w:r>
      </w:ins>
    </w:p>
    <w:p w14:paraId="3AA234EC" w14:textId="77777777" w:rsidR="00D67F69" w:rsidRDefault="00D67F69">
      <w:pPr>
        <w:pStyle w:val="code"/>
        <w:rPr>
          <w:ins w:id="233" w:author="Matty Kadosh" w:date="2015-09-07T18:52:00Z"/>
        </w:rPr>
        <w:pPrChange w:id="234" w:author="Matty Kadosh" w:date="2015-09-07T19:08:00Z">
          <w:pPr/>
        </w:pPrChange>
      </w:pPr>
    </w:p>
    <w:p w14:paraId="7BD50CE2" w14:textId="77777777" w:rsidR="00D67F69" w:rsidRDefault="00D67F69">
      <w:pPr>
        <w:pStyle w:val="code"/>
        <w:rPr>
          <w:ins w:id="235" w:author="Matty Kadosh" w:date="2015-09-07T18:52:00Z"/>
        </w:rPr>
        <w:pPrChange w:id="236" w:author="Matty Kadosh" w:date="2015-09-07T19:08:00Z">
          <w:pPr/>
        </w:pPrChange>
      </w:pPr>
      <w:ins w:id="237" w:author="Matty Kadosh" w:date="2015-09-07T18:52:00Z">
        <w:r>
          <w:t xml:space="preserve">    /** Next hop entry type [sai_next_hop_type_t] (MANDATORY_ON_CREATE|CREATE_ONLY) */</w:t>
        </w:r>
      </w:ins>
    </w:p>
    <w:p w14:paraId="375C416C" w14:textId="77777777" w:rsidR="00D67F69" w:rsidRDefault="00D67F69">
      <w:pPr>
        <w:pStyle w:val="code"/>
        <w:rPr>
          <w:ins w:id="238" w:author="Matty Kadosh" w:date="2015-09-07T18:52:00Z"/>
        </w:rPr>
        <w:pPrChange w:id="239" w:author="Matty Kadosh" w:date="2015-09-07T19:08:00Z">
          <w:pPr/>
        </w:pPrChange>
      </w:pPr>
      <w:ins w:id="240" w:author="Matty Kadosh" w:date="2015-09-07T18:52:00Z">
        <w:r>
          <w:t xml:space="preserve">    SAI_NEXT_HOP_ATTR_TYPE,</w:t>
        </w:r>
      </w:ins>
    </w:p>
    <w:p w14:paraId="6946A7DF" w14:textId="77777777" w:rsidR="00D67F69" w:rsidRDefault="00D67F69">
      <w:pPr>
        <w:pStyle w:val="code"/>
        <w:rPr>
          <w:ins w:id="241" w:author="Matty Kadosh" w:date="2015-09-07T18:52:00Z"/>
        </w:rPr>
        <w:pPrChange w:id="242" w:author="Matty Kadosh" w:date="2015-09-07T19:08:00Z">
          <w:pPr/>
        </w:pPrChange>
      </w:pPr>
    </w:p>
    <w:p w14:paraId="56A2F578" w14:textId="77777777" w:rsidR="00D67F69" w:rsidRDefault="00D67F69">
      <w:pPr>
        <w:pStyle w:val="code"/>
        <w:rPr>
          <w:ins w:id="243" w:author="Matty Kadosh" w:date="2015-09-07T18:52:00Z"/>
        </w:rPr>
        <w:pPrChange w:id="244" w:author="Matty Kadosh" w:date="2015-09-07T19:08:00Z">
          <w:pPr/>
        </w:pPrChange>
      </w:pPr>
      <w:ins w:id="245" w:author="Matty Kadosh" w:date="2015-09-07T18:52:00Z">
        <w:r>
          <w:t xml:space="preserve">    /** Next hop entry ipv4 address [sai_ip_address_t]</w:t>
        </w:r>
      </w:ins>
    </w:p>
    <w:p w14:paraId="44AFE62B" w14:textId="77777777" w:rsidR="00D67F69" w:rsidRDefault="00D67F69">
      <w:pPr>
        <w:pStyle w:val="code"/>
        <w:rPr>
          <w:ins w:id="246" w:author="Matty Kadosh" w:date="2015-09-07T18:52:00Z"/>
        </w:rPr>
        <w:pPrChange w:id="247" w:author="Matty Kadosh" w:date="2015-09-07T19:08:00Z">
          <w:pPr/>
        </w:pPrChange>
      </w:pPr>
      <w:ins w:id="248" w:author="Matty Kadosh" w:date="2015-09-07T18:52:00Z">
        <w:r>
          <w:t xml:space="preserve">     * (MANDATORY_ON_CREATE when SAI_NEXT_HOP_ATTR_TYPE = SAI_NEXT_HOP_IP)</w:t>
        </w:r>
      </w:ins>
    </w:p>
    <w:p w14:paraId="2B1DD6D7" w14:textId="77777777" w:rsidR="00D67F69" w:rsidRDefault="00D67F69">
      <w:pPr>
        <w:pStyle w:val="code"/>
        <w:rPr>
          <w:ins w:id="249" w:author="Matty Kadosh" w:date="2015-09-07T18:52:00Z"/>
        </w:rPr>
        <w:pPrChange w:id="250" w:author="Matty Kadosh" w:date="2015-09-07T19:08:00Z">
          <w:pPr/>
        </w:pPrChange>
      </w:pPr>
      <w:ins w:id="251" w:author="Matty Kadosh" w:date="2015-09-07T18:52:00Z">
        <w:r>
          <w:t xml:space="preserve">     * (CREATE_ONLY) */</w:t>
        </w:r>
      </w:ins>
    </w:p>
    <w:p w14:paraId="32C7BA11" w14:textId="77777777" w:rsidR="00D67F69" w:rsidRDefault="00D67F69">
      <w:pPr>
        <w:pStyle w:val="code"/>
        <w:rPr>
          <w:ins w:id="252" w:author="Matty Kadosh" w:date="2015-09-07T19:12:00Z"/>
        </w:rPr>
        <w:pPrChange w:id="253" w:author="Matty Kadosh" w:date="2015-09-07T19:08:00Z">
          <w:pPr/>
        </w:pPrChange>
      </w:pPr>
      <w:ins w:id="254" w:author="Matty Kadosh" w:date="2015-09-07T18:52:00Z">
        <w:r>
          <w:t xml:space="preserve">    SAI_NEXT_HOP_ATTR_IP,</w:t>
        </w:r>
      </w:ins>
    </w:p>
    <w:p w14:paraId="5856EDEC" w14:textId="77777777" w:rsidR="00B24C83" w:rsidRDefault="00B24C83" w:rsidP="00B24C83">
      <w:pPr>
        <w:pStyle w:val="code"/>
        <w:rPr>
          <w:ins w:id="255" w:author="Matty Kadosh" w:date="2015-09-07T19:18:00Z"/>
        </w:rPr>
      </w:pPr>
      <w:ins w:id="256" w:author="Matty Kadosh" w:date="2015-09-07T19:18:00Z">
        <w:r>
          <w:t xml:space="preserve">    /** Next hop entry router interface id [sai_object_id_t] (MANDATORY_ON_CREATE|CREATE_ONLY) */</w:t>
        </w:r>
      </w:ins>
    </w:p>
    <w:p w14:paraId="19F25B97" w14:textId="77777777" w:rsidR="00B24C83" w:rsidRDefault="00B24C83" w:rsidP="00B24C83">
      <w:pPr>
        <w:pStyle w:val="code"/>
        <w:rPr>
          <w:ins w:id="257" w:author="Matty Kadosh" w:date="2015-09-07T19:18:00Z"/>
        </w:rPr>
      </w:pPr>
      <w:ins w:id="258" w:author="Matty Kadosh" w:date="2015-09-07T19:18:00Z">
        <w:r>
          <w:t xml:space="preserve">    SAI_NEXT_HOP_ATTR_ROUTER_INTERFACE_ID,</w:t>
        </w:r>
      </w:ins>
    </w:p>
    <w:p w14:paraId="01B07611" w14:textId="77777777" w:rsidR="00B24C83" w:rsidRDefault="00B24C83" w:rsidP="00B24C83">
      <w:pPr>
        <w:pStyle w:val="code"/>
        <w:rPr>
          <w:ins w:id="259" w:author="Matty Kadosh" w:date="2015-09-07T19:18:00Z"/>
        </w:rPr>
      </w:pPr>
    </w:p>
    <w:p w14:paraId="69AE2538" w14:textId="77777777" w:rsidR="00B24C83" w:rsidRDefault="00B24C83" w:rsidP="00B24C83">
      <w:pPr>
        <w:pStyle w:val="code"/>
        <w:rPr>
          <w:ins w:id="260" w:author="Matty Kadosh" w:date="2015-09-07T19:18:00Z"/>
        </w:rPr>
      </w:pPr>
      <w:ins w:id="261" w:author="Matty Kadosh" w:date="2015-09-07T19:18:00Z">
        <w:r>
          <w:t xml:space="preserve">    /* -- */</w:t>
        </w:r>
      </w:ins>
    </w:p>
    <w:p w14:paraId="2F7FBD98" w14:textId="77777777" w:rsidR="00B24C83" w:rsidRDefault="00B24C83">
      <w:pPr>
        <w:pStyle w:val="code"/>
        <w:rPr>
          <w:ins w:id="262" w:author="Matty Kadosh" w:date="2015-09-07T19:12:00Z"/>
        </w:rPr>
        <w:pPrChange w:id="263" w:author="Matty Kadosh" w:date="2015-09-07T19:08:00Z">
          <w:pPr/>
        </w:pPrChange>
      </w:pPr>
    </w:p>
    <w:p w14:paraId="5E112F3D" w14:textId="0117FE2C" w:rsidR="00B24C83" w:rsidRDefault="00B24C83">
      <w:pPr>
        <w:pStyle w:val="code"/>
        <w:rPr>
          <w:ins w:id="264" w:author="Matty Kadosh" w:date="2015-09-07T19:12:00Z"/>
        </w:rPr>
      </w:pPr>
      <w:ins w:id="265" w:author="Matty Kadosh" w:date="2015-09-07T19:12:00Z">
        <w:r>
          <w:t xml:space="preserve">    /** Next hop entry </w:t>
        </w:r>
      </w:ins>
      <w:ins w:id="266" w:author="Matty Kadosh" w:date="2015-09-07T19:18:00Z">
        <w:r w:rsidR="007A1666">
          <w:t>tunnel-dst</w:t>
        </w:r>
      </w:ins>
      <w:ins w:id="267" w:author="Matty Kadosh" w:date="2015-09-07T19:15:00Z">
        <w:r>
          <w:t xml:space="preserve"> </w:t>
        </w:r>
      </w:ins>
      <w:ins w:id="268" w:author="Matty Kadosh" w:date="2015-09-07T19:12:00Z">
        <w:r>
          <w:t>[sai_</w:t>
        </w:r>
      </w:ins>
      <w:ins w:id="269" w:author="Matty Kadosh" w:date="2015-09-07T19:15:00Z">
        <w:r>
          <w:t>object</w:t>
        </w:r>
      </w:ins>
      <w:ins w:id="270" w:author="Matty Kadosh" w:date="2015-09-07T19:12:00Z">
        <w:r>
          <w:t>_</w:t>
        </w:r>
      </w:ins>
      <w:ins w:id="271" w:author="Matty Kadosh" w:date="2015-09-07T19:15:00Z">
        <w:r>
          <w:t>id</w:t>
        </w:r>
      </w:ins>
      <w:ins w:id="272" w:author="Matty Kadosh" w:date="2015-09-07T19:12:00Z">
        <w:r>
          <w:t>_t]</w:t>
        </w:r>
      </w:ins>
    </w:p>
    <w:p w14:paraId="544E2E5F" w14:textId="5D7E3399" w:rsidR="00B24C83" w:rsidRDefault="00B24C83">
      <w:pPr>
        <w:pStyle w:val="code"/>
        <w:rPr>
          <w:ins w:id="273" w:author="Matty Kadosh" w:date="2015-09-07T19:12:00Z"/>
        </w:rPr>
      </w:pPr>
      <w:ins w:id="274" w:author="Matty Kadosh" w:date="2015-09-07T19:12:00Z">
        <w:r>
          <w:lastRenderedPageBreak/>
          <w:t xml:space="preserve">     * (MANDATORY_ON_CRE</w:t>
        </w:r>
        <w:r w:rsidR="007A1666">
          <w:t>ATE when SAI_NEXT_HOP_ATTR_TYPE</w:t>
        </w:r>
      </w:ins>
      <w:ins w:id="275" w:author="Matty Kadosh" w:date="2015-09-07T19:19:00Z">
        <w:r w:rsidR="007A1666">
          <w:t>=</w:t>
        </w:r>
      </w:ins>
      <w:ins w:id="276" w:author="Matty Kadosh" w:date="2015-09-07T19:16:00Z">
        <w:r>
          <w:t>SAI_NEXT_HOP_TUNNEL_ENCAP</w:t>
        </w:r>
      </w:ins>
      <w:ins w:id="277" w:author="Matty Kadosh" w:date="2015-09-07T19:12:00Z">
        <w:r>
          <w:t>)</w:t>
        </w:r>
      </w:ins>
    </w:p>
    <w:p w14:paraId="5655CBFA" w14:textId="77777777" w:rsidR="00B24C83" w:rsidRDefault="00B24C83" w:rsidP="00B24C83">
      <w:pPr>
        <w:pStyle w:val="code"/>
        <w:rPr>
          <w:ins w:id="278" w:author="Matty Kadosh" w:date="2015-09-07T19:12:00Z"/>
        </w:rPr>
      </w:pPr>
      <w:ins w:id="279" w:author="Matty Kadosh" w:date="2015-09-07T19:12:00Z">
        <w:r>
          <w:t xml:space="preserve">     * (CREATE_ONLY) */</w:t>
        </w:r>
      </w:ins>
    </w:p>
    <w:p w14:paraId="347F0B04" w14:textId="1FCF5011" w:rsidR="00B24C83" w:rsidRDefault="00B24C83" w:rsidP="00B24C83">
      <w:pPr>
        <w:pStyle w:val="code"/>
        <w:rPr>
          <w:ins w:id="280" w:author="Matty Kadosh" w:date="2015-09-07T19:18:00Z"/>
        </w:rPr>
      </w:pPr>
      <w:ins w:id="281" w:author="Matty Kadosh" w:date="2015-09-07T19:12:00Z">
        <w:r>
          <w:t xml:space="preserve">    SAI_NEXT_HOP_ATTR_</w:t>
        </w:r>
      </w:ins>
      <w:ins w:id="282" w:author="Matty Kadosh" w:date="2015-09-07T19:19:00Z">
        <w:r w:rsidR="007A1666">
          <w:t>TUNNEL_DST</w:t>
        </w:r>
      </w:ins>
      <w:ins w:id="283" w:author="Matty Kadosh" w:date="2015-09-07T19:12:00Z">
        <w:r>
          <w:t>,</w:t>
        </w:r>
      </w:ins>
    </w:p>
    <w:p w14:paraId="0A3D607F" w14:textId="77777777" w:rsidR="00B24C83" w:rsidRDefault="00B24C83" w:rsidP="00B24C83">
      <w:pPr>
        <w:pStyle w:val="code"/>
        <w:rPr>
          <w:ins w:id="284" w:author="Matty Kadosh" w:date="2015-09-07T19:17:00Z"/>
        </w:rPr>
      </w:pPr>
    </w:p>
    <w:p w14:paraId="1D2B4C52" w14:textId="0930BDC5" w:rsidR="00B24C83" w:rsidRDefault="00B24C83" w:rsidP="00B24C83">
      <w:pPr>
        <w:pStyle w:val="code"/>
        <w:rPr>
          <w:ins w:id="285" w:author="Matty Kadosh" w:date="2015-09-07T19:18:00Z"/>
        </w:rPr>
      </w:pPr>
      <w:ins w:id="286" w:author="Matty Kadosh" w:date="2015-09-07T19:18:00Z">
        <w:r>
          <w:t xml:space="preserve">     /** Next hop entry tunnel-id [sai_object_id_t]</w:t>
        </w:r>
      </w:ins>
    </w:p>
    <w:p w14:paraId="211BB358" w14:textId="77777777" w:rsidR="00B24C83" w:rsidRDefault="00B24C83" w:rsidP="00B24C83">
      <w:pPr>
        <w:pStyle w:val="code"/>
        <w:rPr>
          <w:ins w:id="287" w:author="Matty Kadosh" w:date="2015-09-07T19:18:00Z"/>
        </w:rPr>
      </w:pPr>
      <w:ins w:id="288" w:author="Matty Kadosh" w:date="2015-09-07T19:18:00Z">
        <w:r>
          <w:t xml:space="preserve">     * (MANDATORY_ON_CREATE when SAI_NEXT_HOP_ATTR_TYPE = SAI_NEXT_HOP_TUNNEL_DECAP | SAI_NEXT_HOP_TUNNEL_ENCAP)</w:t>
        </w:r>
      </w:ins>
    </w:p>
    <w:p w14:paraId="3EBBEA5F" w14:textId="77777777" w:rsidR="00B24C83" w:rsidRDefault="00B24C83" w:rsidP="00B24C83">
      <w:pPr>
        <w:pStyle w:val="code"/>
        <w:rPr>
          <w:ins w:id="289" w:author="Matty Kadosh" w:date="2015-09-07T19:18:00Z"/>
        </w:rPr>
      </w:pPr>
      <w:ins w:id="290" w:author="Matty Kadosh" w:date="2015-09-07T19:18:00Z">
        <w:r>
          <w:t xml:space="preserve">     * (CREATE_ONLY) */</w:t>
        </w:r>
      </w:ins>
    </w:p>
    <w:p w14:paraId="4A1B0937" w14:textId="77777777" w:rsidR="00B24C83" w:rsidRDefault="00B24C83" w:rsidP="00B24C83">
      <w:pPr>
        <w:pStyle w:val="code"/>
        <w:rPr>
          <w:ins w:id="291" w:author="Matty Kadosh" w:date="2015-09-07T19:18:00Z"/>
        </w:rPr>
      </w:pPr>
      <w:ins w:id="292" w:author="Matty Kadosh" w:date="2015-09-07T19:18:00Z">
        <w:r>
          <w:t xml:space="preserve">    SAI_NEXT_HOP_ATTR_TUNNEL_ID,</w:t>
        </w:r>
      </w:ins>
    </w:p>
    <w:p w14:paraId="410FFB5F" w14:textId="77777777" w:rsidR="00B24C83" w:rsidRDefault="00B24C83" w:rsidP="00B24C83">
      <w:pPr>
        <w:pStyle w:val="code"/>
        <w:rPr>
          <w:ins w:id="293" w:author="Matty Kadosh" w:date="2015-09-07T19:12:00Z"/>
        </w:rPr>
      </w:pPr>
    </w:p>
    <w:p w14:paraId="52994C4E" w14:textId="77777777" w:rsidR="00B24C83" w:rsidRDefault="00B24C83">
      <w:pPr>
        <w:pStyle w:val="code"/>
        <w:rPr>
          <w:ins w:id="294" w:author="Matty Kadosh" w:date="2015-09-07T18:52:00Z"/>
        </w:rPr>
        <w:pPrChange w:id="295" w:author="Matty Kadosh" w:date="2015-09-07T19:08:00Z">
          <w:pPr/>
        </w:pPrChange>
      </w:pPr>
    </w:p>
    <w:p w14:paraId="3339EE5A" w14:textId="77777777" w:rsidR="00D67F69" w:rsidRDefault="00D67F69">
      <w:pPr>
        <w:pStyle w:val="code"/>
        <w:rPr>
          <w:ins w:id="296" w:author="Matty Kadosh" w:date="2015-09-07T18:52:00Z"/>
        </w:rPr>
        <w:pPrChange w:id="297" w:author="Matty Kadosh" w:date="2015-09-07T19:08:00Z">
          <w:pPr/>
        </w:pPrChange>
      </w:pPr>
    </w:p>
    <w:p w14:paraId="7759C9C6" w14:textId="77777777" w:rsidR="00D67F69" w:rsidRDefault="00D67F69">
      <w:pPr>
        <w:pStyle w:val="code"/>
        <w:rPr>
          <w:ins w:id="298" w:author="Matty Kadosh" w:date="2015-09-07T18:52:00Z"/>
        </w:rPr>
        <w:pPrChange w:id="299" w:author="Matty Kadosh" w:date="2015-09-07T19:08:00Z">
          <w:pPr/>
        </w:pPrChange>
      </w:pPr>
    </w:p>
    <w:p w14:paraId="4A9EACB6" w14:textId="77777777" w:rsidR="00D67F69" w:rsidRDefault="00D67F69">
      <w:pPr>
        <w:pStyle w:val="code"/>
        <w:rPr>
          <w:ins w:id="300" w:author="Matty Kadosh" w:date="2015-09-07T18:52:00Z"/>
        </w:rPr>
        <w:pPrChange w:id="301" w:author="Matty Kadosh" w:date="2015-09-07T19:08:00Z">
          <w:pPr/>
        </w:pPrChange>
      </w:pPr>
      <w:ins w:id="302" w:author="Matty Kadosh" w:date="2015-09-07T18:52:00Z">
        <w:r>
          <w:t xml:space="preserve">    /** Custom range base value */</w:t>
        </w:r>
      </w:ins>
    </w:p>
    <w:p w14:paraId="44549EA7" w14:textId="77777777" w:rsidR="00D67F69" w:rsidRDefault="00D67F69">
      <w:pPr>
        <w:pStyle w:val="code"/>
        <w:rPr>
          <w:ins w:id="303" w:author="Matty Kadosh" w:date="2015-09-07T18:52:00Z"/>
        </w:rPr>
        <w:pPrChange w:id="304" w:author="Matty Kadosh" w:date="2015-09-07T19:08:00Z">
          <w:pPr/>
        </w:pPrChange>
      </w:pPr>
      <w:ins w:id="305" w:author="Matty Kadosh" w:date="2015-09-07T18:52:00Z">
        <w:r>
          <w:t xml:space="preserve">    SAI_NEXT_HOP_ATTR_CUSTOM_RANGE_BASE  = 0x10000000</w:t>
        </w:r>
      </w:ins>
    </w:p>
    <w:p w14:paraId="7D575304" w14:textId="77777777" w:rsidR="00D67F69" w:rsidRDefault="00D67F69">
      <w:pPr>
        <w:pStyle w:val="code"/>
        <w:rPr>
          <w:ins w:id="306" w:author="Matty Kadosh" w:date="2015-09-07T18:52:00Z"/>
        </w:rPr>
        <w:pPrChange w:id="307" w:author="Matty Kadosh" w:date="2015-09-07T19:08:00Z">
          <w:pPr/>
        </w:pPrChange>
      </w:pPr>
    </w:p>
    <w:p w14:paraId="1A18C54E" w14:textId="77777777" w:rsidR="00D67F69" w:rsidRDefault="00D67F69">
      <w:pPr>
        <w:pStyle w:val="code"/>
        <w:rPr>
          <w:ins w:id="308" w:author="Matty Kadosh" w:date="2015-09-07T18:52:00Z"/>
        </w:rPr>
        <w:pPrChange w:id="309" w:author="Matty Kadosh" w:date="2015-09-07T19:08:00Z">
          <w:pPr/>
        </w:pPrChange>
      </w:pPr>
      <w:ins w:id="310" w:author="Matty Kadosh" w:date="2015-09-07T18:52:00Z">
        <w:r>
          <w:t>} sai_next_hop_attr_t;</w:t>
        </w:r>
      </w:ins>
    </w:p>
    <w:p w14:paraId="4355F6C3" w14:textId="77777777" w:rsidR="00D67F69" w:rsidRDefault="00D67F69">
      <w:pPr>
        <w:pStyle w:val="code"/>
        <w:rPr>
          <w:ins w:id="311" w:author="Matty Kadosh" w:date="2015-09-07T19:19:00Z"/>
        </w:rPr>
        <w:pPrChange w:id="312" w:author="Matty Kadosh" w:date="2015-09-07T19:08:00Z">
          <w:pPr/>
        </w:pPrChange>
      </w:pPr>
    </w:p>
    <w:p w14:paraId="6F3F58A4" w14:textId="77777777" w:rsidR="007A1666" w:rsidRDefault="007A1666">
      <w:pPr>
        <w:pStyle w:val="code"/>
        <w:rPr>
          <w:ins w:id="313" w:author="Matty Kadosh" w:date="2015-09-07T18:52:00Z"/>
        </w:rPr>
        <w:pPrChange w:id="314" w:author="Matty Kadosh" w:date="2015-09-07T19:08:00Z">
          <w:pPr/>
        </w:pPrChange>
      </w:pPr>
    </w:p>
    <w:p w14:paraId="46D7C19C" w14:textId="77777777" w:rsidR="00D67F69" w:rsidRDefault="00D67F69">
      <w:pPr>
        <w:pStyle w:val="code"/>
        <w:rPr>
          <w:ins w:id="315" w:author="Matty Kadosh" w:date="2015-09-07T18:52:00Z"/>
        </w:rPr>
        <w:pPrChange w:id="316" w:author="Matty Kadosh" w:date="2015-09-07T19:08:00Z">
          <w:pPr/>
        </w:pPrChange>
      </w:pPr>
    </w:p>
    <w:p w14:paraId="07FAE0E8" w14:textId="5E2B642C" w:rsidR="008F13F1" w:rsidRPr="007449B0" w:rsidRDefault="00D67F69">
      <w:pPr>
        <w:pStyle w:val="code"/>
        <w:rPr>
          <w:ins w:id="317" w:author="Matty Kadosh" w:date="2015-09-06T13:35:00Z"/>
        </w:rPr>
        <w:pPrChange w:id="318" w:author="Matty Kadosh" w:date="2015-09-07T19:08:00Z">
          <w:pPr>
            <w:pStyle w:val="Heading2"/>
          </w:pPr>
        </w:pPrChange>
      </w:pPr>
      <w:ins w:id="319" w:author="Matty Kadosh" w:date="2015-09-07T18:52:00Z">
        <w:r>
          <w:t>} sai_next_hop_api_t;</w:t>
        </w:r>
      </w:ins>
    </w:p>
    <w:p w14:paraId="0E782B2F" w14:textId="2BBFD3D2" w:rsidR="008F13F1" w:rsidRDefault="008F13F1" w:rsidP="00951AB3"/>
    <w:p w14:paraId="539CFAB4" w14:textId="77777777" w:rsidR="00951AB3" w:rsidRDefault="00951AB3" w:rsidP="00951AB3">
      <w:pPr>
        <w:pStyle w:val="Heading2"/>
      </w:pPr>
      <w:bookmarkStart w:id="320" w:name="_Toc438058049"/>
      <w:r>
        <w:t>Tunnel mapper</w:t>
      </w:r>
      <w:bookmarkEnd w:id="320"/>
      <w:r>
        <w:t xml:space="preserve"> </w:t>
      </w:r>
    </w:p>
    <w:p w14:paraId="108F81F9" w14:textId="5CE11080" w:rsidR="00951AB3" w:rsidRDefault="00951AB3" w:rsidP="00951AB3">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w:t>
      </w:r>
    </w:p>
    <w:p w14:paraId="6C79DED5" w14:textId="77777777" w:rsidR="00951AB3" w:rsidRDefault="00951AB3" w:rsidP="00951AB3">
      <w:pPr>
        <w:autoSpaceDE w:val="0"/>
        <w:autoSpaceDN w:val="0"/>
        <w:adjustRightInd w:val="0"/>
        <w:spacing w:after="0" w:line="240" w:lineRule="auto"/>
        <w:rPr>
          <w:rFonts w:ascii="Lucida Console" w:hAnsi="Lucida Console" w:cs="Lucida Console"/>
          <w:sz w:val="20"/>
          <w:szCs w:val="20"/>
          <w:lang w:bidi="he-IL"/>
        </w:rPr>
      </w:pPr>
    </w:p>
    <w:p w14:paraId="1A66861F" w14:textId="77777777" w:rsidR="00951AB3" w:rsidRDefault="00951AB3" w:rsidP="00D17DE3">
      <w:pPr>
        <w:pStyle w:val="code"/>
        <w:rPr>
          <w:lang w:bidi="he-IL"/>
        </w:rPr>
      </w:pPr>
      <w:r>
        <w:rPr>
          <w:lang w:bidi="he-IL"/>
        </w:rPr>
        <w:t>/**</w:t>
      </w:r>
    </w:p>
    <w:p w14:paraId="6A3406BC" w14:textId="207FAB73" w:rsidR="00951AB3" w:rsidRDefault="00D17DE3" w:rsidP="00D17DE3">
      <w:pPr>
        <w:pStyle w:val="code"/>
        <w:rPr>
          <w:lang w:bidi="he-IL"/>
        </w:rPr>
      </w:pPr>
      <w:r>
        <w:rPr>
          <w:lang w:bidi="he-IL"/>
        </w:rPr>
        <w:t xml:space="preserve"> * @brief Enum defining tunnel</w:t>
      </w:r>
      <w:r w:rsidR="00951AB3">
        <w:rPr>
          <w:lang w:bidi="he-IL"/>
        </w:rPr>
        <w:t xml:space="preserve"> map types.</w:t>
      </w:r>
    </w:p>
    <w:p w14:paraId="68F35254" w14:textId="77777777" w:rsidR="00951AB3" w:rsidRDefault="00951AB3" w:rsidP="00D17DE3">
      <w:pPr>
        <w:pStyle w:val="code"/>
        <w:rPr>
          <w:lang w:bidi="he-IL"/>
        </w:rPr>
      </w:pPr>
      <w:r>
        <w:rPr>
          <w:lang w:bidi="he-IL"/>
        </w:rPr>
        <w:t xml:space="preserve"> */</w:t>
      </w:r>
    </w:p>
    <w:p w14:paraId="59AA6044" w14:textId="76A0EAB1" w:rsidR="00951AB3" w:rsidRDefault="00F549BC" w:rsidP="00D17DE3">
      <w:pPr>
        <w:pStyle w:val="code"/>
        <w:rPr>
          <w:lang w:bidi="he-IL"/>
        </w:rPr>
      </w:pPr>
      <w:r>
        <w:rPr>
          <w:lang w:bidi="he-IL"/>
        </w:rPr>
        <w:t>typedef enum _sai_tunnel</w:t>
      </w:r>
      <w:r w:rsidR="00951AB3">
        <w:rPr>
          <w:lang w:bidi="he-IL"/>
        </w:rPr>
        <w:t>_map_type_t</w:t>
      </w:r>
    </w:p>
    <w:p w14:paraId="3320D0B8" w14:textId="078C2033" w:rsidR="00D17DE3" w:rsidRDefault="00951AB3" w:rsidP="00D17DE3">
      <w:pPr>
        <w:pStyle w:val="code"/>
        <w:rPr>
          <w:lang w:bidi="he-IL"/>
        </w:rPr>
      </w:pPr>
      <w:r>
        <w:rPr>
          <w:lang w:bidi="he-IL"/>
        </w:rPr>
        <w:t>{</w:t>
      </w:r>
    </w:p>
    <w:p w14:paraId="6788FD69" w14:textId="2E3D79D7" w:rsidR="00D17DE3" w:rsidRDefault="00D17DE3" w:rsidP="00D17DE3">
      <w:pPr>
        <w:pStyle w:val="code"/>
        <w:rPr>
          <w:lang w:bidi="he-IL"/>
        </w:rPr>
      </w:pPr>
      <w:r>
        <w:rPr>
          <w:lang w:bidi="he-IL"/>
        </w:rPr>
        <w:t xml:space="preserve">    /** TUNNEL Map overlay ECN to underlay ECN   */</w:t>
      </w:r>
    </w:p>
    <w:p w14:paraId="0D6E8D13" w14:textId="60608648" w:rsidR="00D17DE3" w:rsidRDefault="00D17DE3" w:rsidP="00D17DE3">
      <w:pPr>
        <w:pStyle w:val="code"/>
        <w:rPr>
          <w:lang w:bidi="he-IL"/>
        </w:rPr>
      </w:pPr>
      <w:r>
        <w:rPr>
          <w:lang w:bidi="he-IL"/>
        </w:rPr>
        <w:t xml:space="preserve">    SAI_TUNNEL_MAP_OECN_TO_UECN = 0x00000001,</w:t>
      </w:r>
    </w:p>
    <w:p w14:paraId="65C39462" w14:textId="77777777" w:rsidR="00D17DE3" w:rsidRDefault="00D17DE3" w:rsidP="00D17DE3">
      <w:pPr>
        <w:pStyle w:val="code"/>
        <w:rPr>
          <w:lang w:bidi="he-IL"/>
        </w:rPr>
      </w:pPr>
    </w:p>
    <w:p w14:paraId="76FE3A8C" w14:textId="74E0998C" w:rsidR="00D17DE3" w:rsidRDefault="00D17DE3" w:rsidP="00D17DE3">
      <w:pPr>
        <w:pStyle w:val="code"/>
        <w:rPr>
          <w:lang w:bidi="he-IL"/>
        </w:rPr>
      </w:pPr>
      <w:r>
        <w:rPr>
          <w:lang w:bidi="he-IL"/>
        </w:rPr>
        <w:t xml:space="preserve">    /** TUNNEL Map underlay ECN to overlay ECN   */</w:t>
      </w:r>
    </w:p>
    <w:p w14:paraId="12190AE4" w14:textId="6BA2A365" w:rsidR="00D17DE3" w:rsidRDefault="00D17DE3" w:rsidP="00D17DE3">
      <w:pPr>
        <w:pStyle w:val="code"/>
        <w:rPr>
          <w:lang w:bidi="he-IL"/>
        </w:rPr>
      </w:pPr>
      <w:r>
        <w:rPr>
          <w:lang w:bidi="he-IL"/>
        </w:rPr>
        <w:t xml:space="preserve">    SAI_TUNNEL_MAP_UECN_TO_OECN = 0x00000002,</w:t>
      </w:r>
    </w:p>
    <w:p w14:paraId="427D99FB" w14:textId="77777777" w:rsidR="00D17DE3" w:rsidRDefault="00D17DE3" w:rsidP="00D17DE3">
      <w:pPr>
        <w:pStyle w:val="code"/>
        <w:rPr>
          <w:lang w:bidi="he-IL"/>
        </w:rPr>
      </w:pPr>
    </w:p>
    <w:p w14:paraId="6E5972DB" w14:textId="77777777" w:rsidR="00951AB3" w:rsidRDefault="00951AB3" w:rsidP="00D17DE3">
      <w:pPr>
        <w:pStyle w:val="code"/>
        <w:rPr>
          <w:lang w:bidi="he-IL"/>
        </w:rPr>
      </w:pPr>
    </w:p>
    <w:p w14:paraId="7898359D" w14:textId="6990CFCD" w:rsidR="00951AB3" w:rsidRDefault="00D17DE3" w:rsidP="00D17DE3">
      <w:pPr>
        <w:pStyle w:val="code"/>
        <w:rPr>
          <w:lang w:bidi="he-IL"/>
        </w:rPr>
      </w:pPr>
      <w:r>
        <w:rPr>
          <w:lang w:bidi="he-IL"/>
        </w:rPr>
        <w:t xml:space="preserve">    /** TUNNEL</w:t>
      </w:r>
      <w:r w:rsidR="00951AB3">
        <w:rPr>
          <w:lang w:bidi="he-IL"/>
        </w:rPr>
        <w:t xml:space="preserve"> Map </w:t>
      </w:r>
      <w:r>
        <w:rPr>
          <w:lang w:bidi="he-IL"/>
        </w:rPr>
        <w:t xml:space="preserve">VNI to VLAN ID </w:t>
      </w:r>
      <w:r w:rsidR="00F549BC">
        <w:rPr>
          <w:lang w:bidi="he-IL"/>
        </w:rPr>
        <w:t xml:space="preserve"> </w:t>
      </w:r>
      <w:r w:rsidR="00951AB3">
        <w:rPr>
          <w:lang w:bidi="he-IL"/>
        </w:rPr>
        <w:t>*/</w:t>
      </w:r>
    </w:p>
    <w:p w14:paraId="024DC432" w14:textId="4EB0E745" w:rsidR="00951AB3" w:rsidRDefault="00F549BC" w:rsidP="00D17DE3">
      <w:pPr>
        <w:pStyle w:val="code"/>
        <w:rPr>
          <w:lang w:bidi="he-IL"/>
        </w:rPr>
      </w:pPr>
      <w:r>
        <w:rPr>
          <w:lang w:bidi="he-IL"/>
        </w:rPr>
        <w:t xml:space="preserve">    SAI_TUNNEL</w:t>
      </w:r>
      <w:r w:rsidR="00951AB3">
        <w:rPr>
          <w:lang w:bidi="he-IL"/>
        </w:rPr>
        <w:t>_MAP_</w:t>
      </w:r>
      <w:r>
        <w:rPr>
          <w:lang w:bidi="he-IL"/>
        </w:rPr>
        <w:t>VNI_TO_VLAN_ID = 0x0000000</w:t>
      </w:r>
      <w:r w:rsidR="00D17DE3">
        <w:rPr>
          <w:lang w:bidi="he-IL"/>
        </w:rPr>
        <w:t>3</w:t>
      </w:r>
      <w:r w:rsidR="00951AB3">
        <w:rPr>
          <w:lang w:bidi="he-IL"/>
        </w:rPr>
        <w:t>,</w:t>
      </w:r>
    </w:p>
    <w:p w14:paraId="6EC260CD" w14:textId="77777777" w:rsidR="00D17DE3" w:rsidRDefault="00D17DE3" w:rsidP="00D17DE3">
      <w:pPr>
        <w:pStyle w:val="code"/>
        <w:rPr>
          <w:lang w:bidi="he-IL"/>
        </w:rPr>
      </w:pPr>
    </w:p>
    <w:p w14:paraId="0B3B2C66" w14:textId="098C670B" w:rsidR="00D17DE3" w:rsidRDefault="00D17DE3" w:rsidP="00D17DE3">
      <w:pPr>
        <w:pStyle w:val="code"/>
        <w:rPr>
          <w:lang w:bidi="he-IL"/>
        </w:rPr>
      </w:pPr>
      <w:r>
        <w:rPr>
          <w:lang w:bidi="he-IL"/>
        </w:rPr>
        <w:t xml:space="preserve">    /** TUNNEL Map VLAN ID to VNI */</w:t>
      </w:r>
    </w:p>
    <w:p w14:paraId="7822EBF0" w14:textId="1E6BF921" w:rsidR="00D17DE3" w:rsidRDefault="00D17DE3" w:rsidP="00D17DE3">
      <w:pPr>
        <w:pStyle w:val="code"/>
        <w:rPr>
          <w:lang w:bidi="he-IL"/>
        </w:rPr>
      </w:pPr>
      <w:r>
        <w:rPr>
          <w:lang w:bidi="he-IL"/>
        </w:rPr>
        <w:t xml:space="preserve">    SAI_TUNNEL_MAP_VNI_TO_VLAN_ID = 0x00000004,</w:t>
      </w:r>
    </w:p>
    <w:p w14:paraId="7C6C64E3" w14:textId="77777777" w:rsidR="00951AB3" w:rsidRDefault="00951AB3" w:rsidP="00D17DE3">
      <w:pPr>
        <w:pStyle w:val="code"/>
        <w:rPr>
          <w:lang w:bidi="he-IL"/>
        </w:rPr>
      </w:pPr>
    </w:p>
    <w:p w14:paraId="6567578B" w14:textId="77777777" w:rsidR="00951AB3" w:rsidRDefault="00951AB3" w:rsidP="00D17DE3">
      <w:pPr>
        <w:pStyle w:val="code"/>
        <w:rPr>
          <w:lang w:bidi="he-IL"/>
        </w:rPr>
      </w:pPr>
      <w:r>
        <w:rPr>
          <w:lang w:bidi="he-IL"/>
        </w:rPr>
        <w:t xml:space="preserve">    /* -- */</w:t>
      </w:r>
    </w:p>
    <w:p w14:paraId="489662CF" w14:textId="77777777" w:rsidR="00951AB3" w:rsidRPr="00512555" w:rsidRDefault="00951AB3" w:rsidP="00512555">
      <w:pPr>
        <w:pStyle w:val="code"/>
      </w:pPr>
      <w:r>
        <w:rPr>
          <w:lang w:bidi="he-IL"/>
        </w:rPr>
        <w:t xml:space="preserve">    </w:t>
      </w:r>
      <w:r w:rsidRPr="00512555">
        <w:t>/* Custom range base value */</w:t>
      </w:r>
    </w:p>
    <w:p w14:paraId="4C598DF1" w14:textId="15165F0B" w:rsidR="00951AB3" w:rsidRPr="00512555" w:rsidRDefault="00F549BC" w:rsidP="00512555">
      <w:pPr>
        <w:pStyle w:val="code"/>
      </w:pPr>
      <w:r w:rsidRPr="00512555">
        <w:t xml:space="preserve">    SAI_TUNNEL</w:t>
      </w:r>
      <w:r w:rsidR="00951AB3" w:rsidRPr="00512555">
        <w:t>_MAP_CUSTOM_RANGE_BASE = 0x10000000</w:t>
      </w:r>
    </w:p>
    <w:p w14:paraId="22A7423A" w14:textId="77777777" w:rsidR="00951AB3" w:rsidRPr="00512555" w:rsidRDefault="00951AB3" w:rsidP="00512555">
      <w:pPr>
        <w:pStyle w:val="code"/>
      </w:pPr>
    </w:p>
    <w:p w14:paraId="50B76551" w14:textId="6BE4E35B" w:rsidR="00951AB3" w:rsidRPr="00512555" w:rsidRDefault="00F549BC" w:rsidP="00512555">
      <w:pPr>
        <w:pStyle w:val="code"/>
      </w:pPr>
      <w:r w:rsidRPr="00512555">
        <w:t>} sai_tunnel</w:t>
      </w:r>
      <w:r w:rsidR="00512555" w:rsidRPr="00512555">
        <w:t>_map_type_t</w:t>
      </w:r>
    </w:p>
    <w:p w14:paraId="26B6A6C6" w14:textId="77777777" w:rsidR="00951AB3" w:rsidRPr="00512555" w:rsidRDefault="00951AB3" w:rsidP="00512555">
      <w:pPr>
        <w:pStyle w:val="code"/>
      </w:pPr>
    </w:p>
    <w:p w14:paraId="4828C54F" w14:textId="51988DAB" w:rsidR="00951AB3" w:rsidRPr="00512555" w:rsidRDefault="00F549BC" w:rsidP="00512555">
      <w:pPr>
        <w:pStyle w:val="code"/>
      </w:pPr>
      <w:r w:rsidRPr="00512555">
        <w:t>typedef enum _sai_tunnel</w:t>
      </w:r>
      <w:r w:rsidR="00951AB3" w:rsidRPr="00512555">
        <w:t>_map_attr_t</w:t>
      </w:r>
    </w:p>
    <w:p w14:paraId="5F263732" w14:textId="77777777" w:rsidR="00951AB3" w:rsidRPr="00512555" w:rsidRDefault="00951AB3" w:rsidP="00512555">
      <w:pPr>
        <w:pStyle w:val="code"/>
      </w:pPr>
      <w:r w:rsidRPr="00512555">
        <w:t>{</w:t>
      </w:r>
    </w:p>
    <w:p w14:paraId="58206EA7" w14:textId="0397B7A3" w:rsidR="00951AB3" w:rsidRDefault="00DF2522" w:rsidP="00512555">
      <w:pPr>
        <w:pStyle w:val="code"/>
        <w:rPr>
          <w:lang w:bidi="he-IL"/>
        </w:rPr>
      </w:pPr>
      <w:r>
        <w:rPr>
          <w:lang w:bidi="he-IL"/>
        </w:rPr>
        <w:t xml:space="preserve">    /** tunnel</w:t>
      </w:r>
      <w:r w:rsidR="00F549BC">
        <w:rPr>
          <w:lang w:bidi="he-IL"/>
        </w:rPr>
        <w:t xml:space="preserve"> Map type [sai_tunnel_map_type_t]</w:t>
      </w:r>
      <w:r w:rsidR="00951AB3">
        <w:rPr>
          <w:lang w:bidi="he-IL"/>
        </w:rPr>
        <w:t>(MANDATORY_ON_CREATE|CREATE_ONLY) */</w:t>
      </w:r>
    </w:p>
    <w:p w14:paraId="6F41CF50" w14:textId="7BECB698" w:rsidR="00951AB3" w:rsidRDefault="00F549BC" w:rsidP="00512555">
      <w:pPr>
        <w:pStyle w:val="code"/>
        <w:rPr>
          <w:lang w:bidi="he-IL"/>
        </w:rPr>
      </w:pPr>
      <w:r>
        <w:rPr>
          <w:lang w:bidi="he-IL"/>
        </w:rPr>
        <w:t xml:space="preserve">    SAI_TUNNEL</w:t>
      </w:r>
      <w:r w:rsidR="00951AB3">
        <w:rPr>
          <w:lang w:bidi="he-IL"/>
        </w:rPr>
        <w:t>_MAP_ATTR_TYPE = 0x00000000,</w:t>
      </w:r>
    </w:p>
    <w:p w14:paraId="4ABB1750" w14:textId="77777777" w:rsidR="00951AB3" w:rsidRDefault="00951AB3" w:rsidP="00512555">
      <w:pPr>
        <w:pStyle w:val="code"/>
        <w:rPr>
          <w:lang w:bidi="he-IL"/>
        </w:rPr>
      </w:pPr>
    </w:p>
    <w:p w14:paraId="067A3D98" w14:textId="4580B401" w:rsidR="00951AB3" w:rsidRDefault="00951AB3" w:rsidP="00512555">
      <w:pPr>
        <w:pStyle w:val="code"/>
        <w:rPr>
          <w:lang w:bidi="he-IL"/>
        </w:rPr>
      </w:pPr>
      <w:r>
        <w:rPr>
          <w:lang w:bidi="he-IL"/>
        </w:rPr>
        <w:t xml:space="preserve">    /** </w:t>
      </w:r>
      <w:r w:rsidR="00512555">
        <w:rPr>
          <w:lang w:bidi="he-IL"/>
        </w:rPr>
        <w:t>tunnel mapper  [sai_tunnel</w:t>
      </w:r>
      <w:r>
        <w:rPr>
          <w:lang w:bidi="he-IL"/>
        </w:rPr>
        <w:t>_map_list_t],</w:t>
      </w:r>
    </w:p>
    <w:p w14:paraId="17F5B00D" w14:textId="32642720" w:rsidR="00951AB3" w:rsidRDefault="00951AB3" w:rsidP="00512555">
      <w:pPr>
        <w:pStyle w:val="code"/>
        <w:rPr>
          <w:lang w:bidi="he-IL"/>
        </w:rPr>
      </w:pPr>
      <w:r>
        <w:rPr>
          <w:lang w:bidi="he-IL"/>
        </w:rPr>
        <w:t xml:space="preserve">     */</w:t>
      </w:r>
    </w:p>
    <w:p w14:paraId="476FAE1A" w14:textId="490555EA" w:rsidR="00951AB3" w:rsidRDefault="00F549BC" w:rsidP="00512555">
      <w:pPr>
        <w:pStyle w:val="code"/>
        <w:rPr>
          <w:lang w:bidi="he-IL"/>
        </w:rPr>
      </w:pPr>
      <w:r>
        <w:rPr>
          <w:lang w:bidi="he-IL"/>
        </w:rPr>
        <w:t xml:space="preserve">     SAI_TUNNEL</w:t>
      </w:r>
      <w:r w:rsidR="00951AB3">
        <w:rPr>
          <w:lang w:bidi="he-IL"/>
        </w:rPr>
        <w:t>_MAP_ATTR_MAP_TO_VALUE_LIST = 0x00000001,</w:t>
      </w:r>
    </w:p>
    <w:p w14:paraId="2276EAF2" w14:textId="77777777" w:rsidR="00951AB3" w:rsidRDefault="00951AB3" w:rsidP="00512555">
      <w:pPr>
        <w:pStyle w:val="code"/>
        <w:rPr>
          <w:lang w:bidi="he-IL"/>
        </w:rPr>
      </w:pPr>
    </w:p>
    <w:p w14:paraId="4720150A" w14:textId="77777777" w:rsidR="00951AB3" w:rsidRDefault="00951AB3" w:rsidP="00512555">
      <w:pPr>
        <w:pStyle w:val="code"/>
        <w:rPr>
          <w:lang w:bidi="he-IL"/>
        </w:rPr>
      </w:pPr>
      <w:r>
        <w:rPr>
          <w:lang w:bidi="he-IL"/>
        </w:rPr>
        <w:t xml:space="preserve">     /* -- */</w:t>
      </w:r>
    </w:p>
    <w:p w14:paraId="34D3F348" w14:textId="77777777" w:rsidR="00951AB3" w:rsidRDefault="00951AB3" w:rsidP="00512555">
      <w:pPr>
        <w:pStyle w:val="code"/>
        <w:rPr>
          <w:lang w:bidi="he-IL"/>
        </w:rPr>
      </w:pPr>
      <w:r>
        <w:rPr>
          <w:lang w:bidi="he-IL"/>
        </w:rPr>
        <w:lastRenderedPageBreak/>
        <w:t xml:space="preserve">    /* Custom range base value */</w:t>
      </w:r>
    </w:p>
    <w:p w14:paraId="4228D20B" w14:textId="718EAE33" w:rsidR="00951AB3" w:rsidRDefault="00DF2522" w:rsidP="00512555">
      <w:pPr>
        <w:pStyle w:val="code"/>
        <w:rPr>
          <w:lang w:bidi="he-IL"/>
        </w:rPr>
      </w:pPr>
      <w:r>
        <w:rPr>
          <w:lang w:bidi="he-IL"/>
        </w:rPr>
        <w:t xml:space="preserve">    SAI_TUNNEL</w:t>
      </w:r>
      <w:r w:rsidR="00951AB3">
        <w:rPr>
          <w:lang w:bidi="he-IL"/>
        </w:rPr>
        <w:t>_MAP_ATTR_CUSTOM_RANGE_BASE = 0x10000000</w:t>
      </w:r>
    </w:p>
    <w:p w14:paraId="330ED560" w14:textId="77777777" w:rsidR="00951AB3" w:rsidRDefault="00951AB3" w:rsidP="00512555">
      <w:pPr>
        <w:pStyle w:val="code"/>
        <w:rPr>
          <w:lang w:bidi="he-IL"/>
        </w:rPr>
      </w:pPr>
    </w:p>
    <w:p w14:paraId="5B1C947F" w14:textId="43A16994" w:rsidR="00951AB3" w:rsidRDefault="00F549BC" w:rsidP="00512555">
      <w:pPr>
        <w:pStyle w:val="code"/>
        <w:rPr>
          <w:lang w:bidi="he-IL"/>
        </w:rPr>
      </w:pPr>
      <w:r>
        <w:rPr>
          <w:lang w:bidi="he-IL"/>
        </w:rPr>
        <w:t>} sai_tunnel</w:t>
      </w:r>
      <w:r w:rsidR="00951AB3">
        <w:rPr>
          <w:lang w:bidi="he-IL"/>
        </w:rPr>
        <w:t>_map_attr_t ;</w:t>
      </w:r>
    </w:p>
    <w:p w14:paraId="7279B70E" w14:textId="77777777" w:rsidR="00951AB3" w:rsidRDefault="00951AB3" w:rsidP="00F549BC">
      <w:pPr>
        <w:pStyle w:val="code"/>
        <w:rPr>
          <w:lang w:bidi="he-IL"/>
        </w:rPr>
      </w:pPr>
    </w:p>
    <w:p w14:paraId="42709C02" w14:textId="77777777" w:rsidR="00951AB3" w:rsidRDefault="00951AB3" w:rsidP="00F549BC">
      <w:pPr>
        <w:pStyle w:val="code"/>
        <w:rPr>
          <w:lang w:bidi="he-IL"/>
        </w:rPr>
      </w:pPr>
      <w:r>
        <w:rPr>
          <w:lang w:bidi="he-IL"/>
        </w:rPr>
        <w:t>/**</w:t>
      </w:r>
    </w:p>
    <w:p w14:paraId="751DBF62" w14:textId="62B3BEF6" w:rsidR="00951AB3" w:rsidRDefault="00F549BC" w:rsidP="00F549BC">
      <w:pPr>
        <w:pStyle w:val="code"/>
        <w:rPr>
          <w:lang w:bidi="he-IL"/>
        </w:rPr>
      </w:pPr>
      <w:r>
        <w:rPr>
          <w:lang w:bidi="he-IL"/>
        </w:rPr>
        <w:t xml:space="preserve"> * @brief Create tunnel</w:t>
      </w:r>
      <w:r w:rsidR="00951AB3">
        <w:rPr>
          <w:lang w:bidi="he-IL"/>
        </w:rPr>
        <w:t xml:space="preserve"> Map</w:t>
      </w:r>
    </w:p>
    <w:p w14:paraId="1143F775" w14:textId="77777777" w:rsidR="00951AB3" w:rsidRDefault="00951AB3" w:rsidP="00F549BC">
      <w:pPr>
        <w:pStyle w:val="code"/>
        <w:rPr>
          <w:lang w:bidi="he-IL"/>
        </w:rPr>
      </w:pPr>
      <w:r>
        <w:rPr>
          <w:lang w:bidi="he-IL"/>
        </w:rPr>
        <w:t xml:space="preserve"> *</w:t>
      </w:r>
    </w:p>
    <w:p w14:paraId="777909DC" w14:textId="21E2CDD5" w:rsidR="00951AB3" w:rsidRDefault="00F549BC" w:rsidP="00F549BC">
      <w:pPr>
        <w:pStyle w:val="code"/>
        <w:rPr>
          <w:lang w:bidi="he-IL"/>
        </w:rPr>
      </w:pPr>
      <w:r>
        <w:rPr>
          <w:lang w:bidi="he-IL"/>
        </w:rPr>
        <w:t xml:space="preserve"> * @param[out] tunnel_map_id tunnel</w:t>
      </w:r>
      <w:r w:rsidR="00951AB3">
        <w:rPr>
          <w:lang w:bidi="he-IL"/>
        </w:rPr>
        <w:t xml:space="preserve"> Map Id</w:t>
      </w:r>
    </w:p>
    <w:p w14:paraId="797C2C43" w14:textId="77777777" w:rsidR="00951AB3" w:rsidRDefault="00951AB3" w:rsidP="00F549BC">
      <w:pPr>
        <w:pStyle w:val="code"/>
        <w:rPr>
          <w:lang w:bidi="he-IL"/>
        </w:rPr>
      </w:pPr>
      <w:r>
        <w:rPr>
          <w:lang w:bidi="he-IL"/>
        </w:rPr>
        <w:t xml:space="preserve"> * @param[in] attr_count number of attributes</w:t>
      </w:r>
    </w:p>
    <w:p w14:paraId="2BBB038C" w14:textId="77777777" w:rsidR="00951AB3" w:rsidRDefault="00951AB3" w:rsidP="00F549BC">
      <w:pPr>
        <w:pStyle w:val="code"/>
        <w:rPr>
          <w:lang w:bidi="he-IL"/>
        </w:rPr>
      </w:pPr>
      <w:r>
        <w:rPr>
          <w:lang w:bidi="he-IL"/>
        </w:rPr>
        <w:t xml:space="preserve"> * @param[in] attr_list array of attributes</w:t>
      </w:r>
    </w:p>
    <w:p w14:paraId="4083D96B" w14:textId="77777777" w:rsidR="00951AB3" w:rsidRDefault="00951AB3" w:rsidP="00F549BC">
      <w:pPr>
        <w:pStyle w:val="code"/>
        <w:rPr>
          <w:lang w:bidi="he-IL"/>
        </w:rPr>
      </w:pPr>
      <w:r>
        <w:rPr>
          <w:lang w:bidi="he-IL"/>
        </w:rPr>
        <w:t xml:space="preserve"> *</w:t>
      </w:r>
    </w:p>
    <w:p w14:paraId="1D38A342" w14:textId="77777777" w:rsidR="00951AB3" w:rsidRDefault="00951AB3" w:rsidP="00F549BC">
      <w:pPr>
        <w:pStyle w:val="code"/>
        <w:rPr>
          <w:lang w:bidi="he-IL"/>
        </w:rPr>
      </w:pPr>
      <w:r>
        <w:rPr>
          <w:lang w:bidi="he-IL"/>
        </w:rPr>
        <w:t xml:space="preserve"> * @return  SAI_STATUS_SUCCESS on success</w:t>
      </w:r>
    </w:p>
    <w:p w14:paraId="20DBD619" w14:textId="77777777" w:rsidR="00951AB3" w:rsidRDefault="00951AB3" w:rsidP="00F549BC">
      <w:pPr>
        <w:pStyle w:val="code"/>
        <w:rPr>
          <w:lang w:bidi="he-IL"/>
        </w:rPr>
      </w:pPr>
      <w:r>
        <w:rPr>
          <w:lang w:bidi="he-IL"/>
        </w:rPr>
        <w:t xml:space="preserve"> *          Failure status code on error</w:t>
      </w:r>
    </w:p>
    <w:p w14:paraId="2CB13C9F" w14:textId="77777777" w:rsidR="00951AB3" w:rsidRDefault="00951AB3" w:rsidP="00F549BC">
      <w:pPr>
        <w:pStyle w:val="code"/>
        <w:rPr>
          <w:lang w:bidi="he-IL"/>
        </w:rPr>
      </w:pPr>
      <w:r>
        <w:rPr>
          <w:lang w:bidi="he-IL"/>
        </w:rPr>
        <w:t xml:space="preserve"> */</w:t>
      </w:r>
    </w:p>
    <w:p w14:paraId="266F7ACD" w14:textId="7822547A" w:rsidR="00951AB3" w:rsidRDefault="00951AB3" w:rsidP="00F549BC">
      <w:pPr>
        <w:pStyle w:val="code"/>
        <w:rPr>
          <w:lang w:bidi="he-IL"/>
        </w:rPr>
      </w:pPr>
      <w:r>
        <w:rPr>
          <w:lang w:bidi="he-IL"/>
        </w:rPr>
        <w:t>typed</w:t>
      </w:r>
      <w:r w:rsidR="00DF2522">
        <w:rPr>
          <w:lang w:bidi="he-IL"/>
        </w:rPr>
        <w:t>ef sai_status_t (*sai_create_tunnel</w:t>
      </w:r>
      <w:r>
        <w:rPr>
          <w:lang w:bidi="he-IL"/>
        </w:rPr>
        <w:t>_map_fn)(</w:t>
      </w:r>
    </w:p>
    <w:p w14:paraId="1DC6D88D" w14:textId="1AC4A5F3" w:rsidR="00951AB3" w:rsidRDefault="00F549BC" w:rsidP="00F549BC">
      <w:pPr>
        <w:pStyle w:val="code"/>
        <w:rPr>
          <w:lang w:bidi="he-IL"/>
        </w:rPr>
      </w:pPr>
      <w:r>
        <w:rPr>
          <w:lang w:bidi="he-IL"/>
        </w:rPr>
        <w:t xml:space="preserve">    _Out_ sai_object_id_t* tunnel</w:t>
      </w:r>
      <w:r w:rsidR="00951AB3">
        <w:rPr>
          <w:lang w:bidi="he-IL"/>
        </w:rPr>
        <w:t>_map_id,</w:t>
      </w:r>
    </w:p>
    <w:p w14:paraId="706E5709" w14:textId="77777777" w:rsidR="00951AB3" w:rsidRDefault="00951AB3" w:rsidP="00F549BC">
      <w:pPr>
        <w:pStyle w:val="code"/>
        <w:rPr>
          <w:lang w:bidi="he-IL"/>
        </w:rPr>
      </w:pPr>
      <w:r>
        <w:rPr>
          <w:lang w:bidi="he-IL"/>
        </w:rPr>
        <w:t xml:space="preserve">    _In_ uint32_t attr_count,</w:t>
      </w:r>
    </w:p>
    <w:p w14:paraId="540DEEDA" w14:textId="77777777" w:rsidR="00951AB3" w:rsidRDefault="00951AB3" w:rsidP="00F549BC">
      <w:pPr>
        <w:pStyle w:val="code"/>
        <w:rPr>
          <w:lang w:bidi="he-IL"/>
        </w:rPr>
      </w:pPr>
      <w:r>
        <w:rPr>
          <w:lang w:bidi="he-IL"/>
        </w:rPr>
        <w:t xml:space="preserve">    _In_ const sai_attribute_t *attr_list</w:t>
      </w:r>
    </w:p>
    <w:p w14:paraId="35910154" w14:textId="77777777" w:rsidR="00951AB3" w:rsidRDefault="00951AB3" w:rsidP="00F549BC">
      <w:pPr>
        <w:pStyle w:val="code"/>
        <w:rPr>
          <w:lang w:bidi="he-IL"/>
        </w:rPr>
      </w:pPr>
      <w:r>
        <w:rPr>
          <w:lang w:bidi="he-IL"/>
        </w:rPr>
        <w:t xml:space="preserve">    );</w:t>
      </w:r>
    </w:p>
    <w:p w14:paraId="16ECCF15" w14:textId="77777777" w:rsidR="00951AB3" w:rsidRDefault="00951AB3" w:rsidP="00F549BC">
      <w:pPr>
        <w:pStyle w:val="code"/>
        <w:rPr>
          <w:lang w:bidi="he-IL"/>
        </w:rPr>
      </w:pPr>
    </w:p>
    <w:p w14:paraId="15D10AC2" w14:textId="77777777" w:rsidR="00951AB3" w:rsidRDefault="00951AB3" w:rsidP="00F549BC">
      <w:pPr>
        <w:pStyle w:val="code"/>
        <w:rPr>
          <w:lang w:bidi="he-IL"/>
        </w:rPr>
      </w:pPr>
      <w:r>
        <w:rPr>
          <w:lang w:bidi="he-IL"/>
        </w:rPr>
        <w:t>/**</w:t>
      </w:r>
    </w:p>
    <w:p w14:paraId="0F967BD0" w14:textId="6FF26229" w:rsidR="00951AB3" w:rsidRDefault="00F549BC" w:rsidP="00F549BC">
      <w:pPr>
        <w:pStyle w:val="code"/>
        <w:rPr>
          <w:lang w:bidi="he-IL"/>
        </w:rPr>
      </w:pPr>
      <w:r>
        <w:rPr>
          <w:lang w:bidi="he-IL"/>
        </w:rPr>
        <w:t xml:space="preserve"> * @brief Remove tunnel</w:t>
      </w:r>
      <w:r w:rsidR="00951AB3">
        <w:rPr>
          <w:lang w:bidi="he-IL"/>
        </w:rPr>
        <w:t xml:space="preserve"> Map</w:t>
      </w:r>
    </w:p>
    <w:p w14:paraId="1B188B0B" w14:textId="77777777" w:rsidR="00951AB3" w:rsidRDefault="00951AB3" w:rsidP="00F549BC">
      <w:pPr>
        <w:pStyle w:val="code"/>
        <w:rPr>
          <w:lang w:bidi="he-IL"/>
        </w:rPr>
      </w:pPr>
      <w:r>
        <w:rPr>
          <w:lang w:bidi="he-IL"/>
        </w:rPr>
        <w:t xml:space="preserve"> *</w:t>
      </w:r>
    </w:p>
    <w:p w14:paraId="179AEC7B" w14:textId="51AE3B05" w:rsidR="00951AB3" w:rsidRDefault="00F549BC" w:rsidP="00F549BC">
      <w:pPr>
        <w:pStyle w:val="code"/>
        <w:rPr>
          <w:lang w:bidi="he-IL"/>
        </w:rPr>
      </w:pPr>
      <w:r>
        <w:rPr>
          <w:lang w:bidi="he-IL"/>
        </w:rPr>
        <w:t xml:space="preserve"> *  @param[in] tunnel_map_id tunnel</w:t>
      </w:r>
      <w:r w:rsidR="00951AB3">
        <w:rPr>
          <w:lang w:bidi="he-IL"/>
        </w:rPr>
        <w:t xml:space="preserve"> Map id to be removed.</w:t>
      </w:r>
    </w:p>
    <w:p w14:paraId="2D6EE91A" w14:textId="77777777" w:rsidR="00951AB3" w:rsidRDefault="00951AB3" w:rsidP="00F549BC">
      <w:pPr>
        <w:pStyle w:val="code"/>
        <w:rPr>
          <w:lang w:bidi="he-IL"/>
        </w:rPr>
      </w:pPr>
      <w:r>
        <w:rPr>
          <w:lang w:bidi="he-IL"/>
        </w:rPr>
        <w:t xml:space="preserve"> *</w:t>
      </w:r>
    </w:p>
    <w:p w14:paraId="12F149B0" w14:textId="77777777" w:rsidR="00951AB3" w:rsidRDefault="00951AB3" w:rsidP="00F549BC">
      <w:pPr>
        <w:pStyle w:val="code"/>
        <w:rPr>
          <w:lang w:bidi="he-IL"/>
        </w:rPr>
      </w:pPr>
      <w:r>
        <w:rPr>
          <w:lang w:bidi="he-IL"/>
        </w:rPr>
        <w:t xml:space="preserve"> *  @return  SAI_STATUS_SUCCESS on success</w:t>
      </w:r>
    </w:p>
    <w:p w14:paraId="4DA4A41A" w14:textId="77777777" w:rsidR="00951AB3" w:rsidRDefault="00951AB3" w:rsidP="00F549BC">
      <w:pPr>
        <w:pStyle w:val="code"/>
        <w:rPr>
          <w:lang w:bidi="he-IL"/>
        </w:rPr>
      </w:pPr>
      <w:r>
        <w:rPr>
          <w:lang w:bidi="he-IL"/>
        </w:rPr>
        <w:t xml:space="preserve"> *           Failure status code on error</w:t>
      </w:r>
    </w:p>
    <w:p w14:paraId="40385801" w14:textId="77777777" w:rsidR="00951AB3" w:rsidRDefault="00951AB3" w:rsidP="00F549BC">
      <w:pPr>
        <w:pStyle w:val="code"/>
        <w:rPr>
          <w:lang w:bidi="he-IL"/>
        </w:rPr>
      </w:pPr>
      <w:r>
        <w:rPr>
          <w:lang w:bidi="he-IL"/>
        </w:rPr>
        <w:t xml:space="preserve"> */</w:t>
      </w:r>
    </w:p>
    <w:p w14:paraId="4C95010B" w14:textId="781C5DAC" w:rsidR="00951AB3" w:rsidRDefault="00951AB3" w:rsidP="00F549BC">
      <w:pPr>
        <w:pStyle w:val="code"/>
        <w:rPr>
          <w:lang w:bidi="he-IL"/>
        </w:rPr>
      </w:pPr>
      <w:r>
        <w:rPr>
          <w:lang w:bidi="he-IL"/>
        </w:rPr>
        <w:t>typedef sai_status_t (*sai_rem</w:t>
      </w:r>
      <w:r w:rsidR="00F549BC">
        <w:rPr>
          <w:lang w:bidi="he-IL"/>
        </w:rPr>
        <w:t>ove_tunnel</w:t>
      </w:r>
      <w:r>
        <w:rPr>
          <w:lang w:bidi="he-IL"/>
        </w:rPr>
        <w:t>_map_fn) (</w:t>
      </w:r>
    </w:p>
    <w:p w14:paraId="0B55E54E" w14:textId="40157A36" w:rsidR="00951AB3" w:rsidRDefault="00F549BC" w:rsidP="00F549BC">
      <w:pPr>
        <w:pStyle w:val="code"/>
        <w:rPr>
          <w:lang w:bidi="he-IL"/>
        </w:rPr>
      </w:pPr>
      <w:r>
        <w:rPr>
          <w:lang w:bidi="he-IL"/>
        </w:rPr>
        <w:t xml:space="preserve">    _In_  sai_object_id_t   tunnel</w:t>
      </w:r>
      <w:r w:rsidR="00951AB3">
        <w:rPr>
          <w:lang w:bidi="he-IL"/>
        </w:rPr>
        <w:t>_map_id</w:t>
      </w:r>
    </w:p>
    <w:p w14:paraId="794AA0CC" w14:textId="77777777" w:rsidR="00951AB3" w:rsidRDefault="00951AB3" w:rsidP="00F549BC">
      <w:pPr>
        <w:pStyle w:val="code"/>
        <w:rPr>
          <w:lang w:bidi="he-IL"/>
        </w:rPr>
      </w:pPr>
      <w:r>
        <w:rPr>
          <w:lang w:bidi="he-IL"/>
        </w:rPr>
        <w:t xml:space="preserve">    );</w:t>
      </w:r>
    </w:p>
    <w:p w14:paraId="3F07AC8B" w14:textId="77777777" w:rsidR="00951AB3" w:rsidRDefault="00951AB3" w:rsidP="00F549BC">
      <w:pPr>
        <w:pStyle w:val="code"/>
        <w:rPr>
          <w:lang w:bidi="he-IL"/>
        </w:rPr>
      </w:pPr>
    </w:p>
    <w:p w14:paraId="247322D8" w14:textId="77777777" w:rsidR="00951AB3" w:rsidRDefault="00951AB3" w:rsidP="00F549BC">
      <w:pPr>
        <w:pStyle w:val="code"/>
        <w:rPr>
          <w:lang w:bidi="he-IL"/>
        </w:rPr>
      </w:pPr>
      <w:r>
        <w:rPr>
          <w:lang w:bidi="he-IL"/>
        </w:rPr>
        <w:t>/**</w:t>
      </w:r>
    </w:p>
    <w:p w14:paraId="700C83D8" w14:textId="45E034CC" w:rsidR="00951AB3" w:rsidRDefault="00F549BC" w:rsidP="00F549BC">
      <w:pPr>
        <w:pStyle w:val="code"/>
        <w:rPr>
          <w:lang w:bidi="he-IL"/>
        </w:rPr>
      </w:pPr>
      <w:r>
        <w:rPr>
          <w:lang w:bidi="he-IL"/>
        </w:rPr>
        <w:t xml:space="preserve"> * @brief Set attributes for tunnel</w:t>
      </w:r>
      <w:r w:rsidR="00951AB3">
        <w:rPr>
          <w:lang w:bidi="he-IL"/>
        </w:rPr>
        <w:t xml:space="preserve"> map</w:t>
      </w:r>
    </w:p>
    <w:p w14:paraId="2B2AEB55" w14:textId="77777777" w:rsidR="00951AB3" w:rsidRDefault="00951AB3" w:rsidP="00F549BC">
      <w:pPr>
        <w:pStyle w:val="code"/>
        <w:rPr>
          <w:lang w:bidi="he-IL"/>
        </w:rPr>
      </w:pPr>
      <w:r>
        <w:rPr>
          <w:lang w:bidi="he-IL"/>
        </w:rPr>
        <w:t xml:space="preserve"> *</w:t>
      </w:r>
    </w:p>
    <w:p w14:paraId="2892EB14" w14:textId="7A7A1E69" w:rsidR="00951AB3" w:rsidRDefault="00F549BC" w:rsidP="00F549BC">
      <w:pPr>
        <w:pStyle w:val="code"/>
        <w:rPr>
          <w:lang w:bidi="he-IL"/>
        </w:rPr>
      </w:pPr>
      <w:r>
        <w:rPr>
          <w:lang w:bidi="he-IL"/>
        </w:rPr>
        <w:t xml:space="preserve"> * @param[in] tunnel_map_id tunnel</w:t>
      </w:r>
      <w:r w:rsidR="00951AB3">
        <w:rPr>
          <w:lang w:bidi="he-IL"/>
        </w:rPr>
        <w:t xml:space="preserve"> Map Id</w:t>
      </w:r>
    </w:p>
    <w:p w14:paraId="275137E2" w14:textId="77777777" w:rsidR="00951AB3" w:rsidRDefault="00951AB3" w:rsidP="00F549BC">
      <w:pPr>
        <w:pStyle w:val="code"/>
        <w:rPr>
          <w:lang w:bidi="he-IL"/>
        </w:rPr>
      </w:pPr>
      <w:r>
        <w:rPr>
          <w:lang w:bidi="he-IL"/>
        </w:rPr>
        <w:t xml:space="preserve"> * @param[in] attr attribute to set</w:t>
      </w:r>
    </w:p>
    <w:p w14:paraId="71D995DE" w14:textId="77777777" w:rsidR="00951AB3" w:rsidRDefault="00951AB3" w:rsidP="00F549BC">
      <w:pPr>
        <w:pStyle w:val="code"/>
        <w:rPr>
          <w:lang w:bidi="he-IL"/>
        </w:rPr>
      </w:pPr>
      <w:r>
        <w:rPr>
          <w:lang w:bidi="he-IL"/>
        </w:rPr>
        <w:t xml:space="preserve"> *</w:t>
      </w:r>
    </w:p>
    <w:p w14:paraId="43574B67" w14:textId="77777777" w:rsidR="00951AB3" w:rsidRDefault="00951AB3" w:rsidP="00F549BC">
      <w:pPr>
        <w:pStyle w:val="code"/>
        <w:rPr>
          <w:lang w:bidi="he-IL"/>
        </w:rPr>
      </w:pPr>
      <w:r>
        <w:rPr>
          <w:lang w:bidi="he-IL"/>
        </w:rPr>
        <w:t xml:space="preserve"> * @return  SAI_STATUS_SUCCESS on success</w:t>
      </w:r>
    </w:p>
    <w:p w14:paraId="06F47BAC" w14:textId="77777777" w:rsidR="00951AB3" w:rsidRDefault="00951AB3" w:rsidP="00F549BC">
      <w:pPr>
        <w:pStyle w:val="code"/>
        <w:rPr>
          <w:lang w:bidi="he-IL"/>
        </w:rPr>
      </w:pPr>
      <w:r>
        <w:rPr>
          <w:lang w:bidi="he-IL"/>
        </w:rPr>
        <w:t xml:space="preserve"> *          Failure status code on error</w:t>
      </w:r>
    </w:p>
    <w:p w14:paraId="6C39335F" w14:textId="77777777" w:rsidR="00951AB3" w:rsidRDefault="00951AB3" w:rsidP="00F549BC">
      <w:pPr>
        <w:pStyle w:val="code"/>
        <w:rPr>
          <w:lang w:bidi="he-IL"/>
        </w:rPr>
      </w:pPr>
      <w:r>
        <w:rPr>
          <w:lang w:bidi="he-IL"/>
        </w:rPr>
        <w:t xml:space="preserve"> */</w:t>
      </w:r>
    </w:p>
    <w:p w14:paraId="6974C50F" w14:textId="77777777" w:rsidR="00951AB3" w:rsidRDefault="00951AB3" w:rsidP="00F549BC">
      <w:pPr>
        <w:pStyle w:val="code"/>
        <w:rPr>
          <w:lang w:bidi="he-IL"/>
        </w:rPr>
      </w:pPr>
    </w:p>
    <w:p w14:paraId="3FB8D2E6" w14:textId="23D7C874" w:rsidR="00951AB3" w:rsidRDefault="00951AB3" w:rsidP="00F549BC">
      <w:pPr>
        <w:pStyle w:val="code"/>
        <w:rPr>
          <w:lang w:bidi="he-IL"/>
        </w:rPr>
      </w:pPr>
      <w:r>
        <w:rPr>
          <w:lang w:bidi="he-IL"/>
        </w:rPr>
        <w:t>ty</w:t>
      </w:r>
      <w:r w:rsidR="00F549BC">
        <w:rPr>
          <w:lang w:bidi="he-IL"/>
        </w:rPr>
        <w:t>pedef sai_status_t (*sai_set_tunnel</w:t>
      </w:r>
      <w:r>
        <w:rPr>
          <w:lang w:bidi="he-IL"/>
        </w:rPr>
        <w:t>_map_attribute_fn)(</w:t>
      </w:r>
    </w:p>
    <w:p w14:paraId="307FA476" w14:textId="2110376F" w:rsidR="00951AB3" w:rsidRDefault="00F549BC" w:rsidP="00F549BC">
      <w:pPr>
        <w:pStyle w:val="code"/>
        <w:rPr>
          <w:lang w:bidi="he-IL"/>
        </w:rPr>
      </w:pPr>
      <w:r>
        <w:rPr>
          <w:lang w:bidi="he-IL"/>
        </w:rPr>
        <w:t xml:space="preserve">    _In_ sai_object_id_t  tunnel</w:t>
      </w:r>
      <w:r w:rsidR="00951AB3">
        <w:rPr>
          <w:lang w:bidi="he-IL"/>
        </w:rPr>
        <w:t>_map_id,</w:t>
      </w:r>
    </w:p>
    <w:p w14:paraId="2BD513B7" w14:textId="77777777" w:rsidR="00951AB3" w:rsidRDefault="00951AB3" w:rsidP="00F549BC">
      <w:pPr>
        <w:pStyle w:val="code"/>
        <w:rPr>
          <w:lang w:bidi="he-IL"/>
        </w:rPr>
      </w:pPr>
      <w:r>
        <w:rPr>
          <w:lang w:bidi="he-IL"/>
        </w:rPr>
        <w:t xml:space="preserve">    _In_ const sai_attribute_t *attr</w:t>
      </w:r>
    </w:p>
    <w:p w14:paraId="28622CF2" w14:textId="77777777" w:rsidR="00951AB3" w:rsidRDefault="00951AB3" w:rsidP="00F549BC">
      <w:pPr>
        <w:pStyle w:val="code"/>
        <w:rPr>
          <w:lang w:bidi="he-IL"/>
        </w:rPr>
      </w:pPr>
      <w:r>
        <w:rPr>
          <w:lang w:bidi="he-IL"/>
        </w:rPr>
        <w:t xml:space="preserve">    );</w:t>
      </w:r>
    </w:p>
    <w:p w14:paraId="5963151B" w14:textId="77777777" w:rsidR="00951AB3" w:rsidRDefault="00951AB3" w:rsidP="00F549BC">
      <w:pPr>
        <w:pStyle w:val="code"/>
        <w:rPr>
          <w:lang w:bidi="he-IL"/>
        </w:rPr>
      </w:pPr>
    </w:p>
    <w:p w14:paraId="492D9ACE" w14:textId="77777777" w:rsidR="00951AB3" w:rsidRDefault="00951AB3" w:rsidP="00F549BC">
      <w:pPr>
        <w:pStyle w:val="code"/>
        <w:rPr>
          <w:lang w:bidi="he-IL"/>
        </w:rPr>
      </w:pPr>
      <w:r>
        <w:rPr>
          <w:lang w:bidi="he-IL"/>
        </w:rPr>
        <w:t>/**</w:t>
      </w:r>
    </w:p>
    <w:p w14:paraId="75989D2F" w14:textId="13C3EE46" w:rsidR="00951AB3" w:rsidRDefault="00F549BC" w:rsidP="00F549BC">
      <w:pPr>
        <w:pStyle w:val="code"/>
        <w:rPr>
          <w:lang w:bidi="he-IL"/>
        </w:rPr>
      </w:pPr>
      <w:r>
        <w:rPr>
          <w:lang w:bidi="he-IL"/>
        </w:rPr>
        <w:t xml:space="preserve"> * @brief  Get attrbutes of tunnel</w:t>
      </w:r>
      <w:r w:rsidR="00951AB3">
        <w:rPr>
          <w:lang w:bidi="he-IL"/>
        </w:rPr>
        <w:t xml:space="preserve"> map</w:t>
      </w:r>
    </w:p>
    <w:p w14:paraId="7AD317CB" w14:textId="77777777" w:rsidR="00951AB3" w:rsidRDefault="00951AB3" w:rsidP="00F549BC">
      <w:pPr>
        <w:pStyle w:val="code"/>
        <w:rPr>
          <w:lang w:bidi="he-IL"/>
        </w:rPr>
      </w:pPr>
      <w:r>
        <w:rPr>
          <w:lang w:bidi="he-IL"/>
        </w:rPr>
        <w:t xml:space="preserve"> *</w:t>
      </w:r>
    </w:p>
    <w:p w14:paraId="0F44D38A" w14:textId="48AA4288" w:rsidR="00951AB3" w:rsidRDefault="00DF2522" w:rsidP="00F549BC">
      <w:pPr>
        <w:pStyle w:val="code"/>
        <w:rPr>
          <w:lang w:bidi="he-IL"/>
        </w:rPr>
      </w:pPr>
      <w:r>
        <w:rPr>
          <w:lang w:bidi="he-IL"/>
        </w:rPr>
        <w:t xml:space="preserve"> * @param[in] tunnel</w:t>
      </w:r>
      <w:r w:rsidR="00F549BC">
        <w:rPr>
          <w:lang w:bidi="he-IL"/>
        </w:rPr>
        <w:t>_</w:t>
      </w:r>
      <w:r>
        <w:rPr>
          <w:lang w:bidi="he-IL"/>
        </w:rPr>
        <w:t>map</w:t>
      </w:r>
      <w:r w:rsidR="00951AB3">
        <w:rPr>
          <w:lang w:bidi="he-IL"/>
        </w:rPr>
        <w:t xml:space="preserve">_id  </w:t>
      </w:r>
      <w:r w:rsidR="00F549BC">
        <w:rPr>
          <w:lang w:bidi="he-IL"/>
        </w:rPr>
        <w:t xml:space="preserve">tunnel </w:t>
      </w:r>
      <w:r w:rsidR="00951AB3">
        <w:rPr>
          <w:lang w:bidi="he-IL"/>
        </w:rPr>
        <w:t>map id</w:t>
      </w:r>
    </w:p>
    <w:p w14:paraId="5E74144C" w14:textId="77777777" w:rsidR="00951AB3" w:rsidRDefault="00951AB3" w:rsidP="00F549BC">
      <w:pPr>
        <w:pStyle w:val="code"/>
        <w:rPr>
          <w:lang w:bidi="he-IL"/>
        </w:rPr>
      </w:pPr>
      <w:r>
        <w:rPr>
          <w:lang w:bidi="he-IL"/>
        </w:rPr>
        <w:t xml:space="preserve"> * @param[in] attr_count  number of attributes</w:t>
      </w:r>
    </w:p>
    <w:p w14:paraId="263B862C" w14:textId="77777777" w:rsidR="00951AB3" w:rsidRDefault="00951AB3" w:rsidP="00F549BC">
      <w:pPr>
        <w:pStyle w:val="code"/>
        <w:rPr>
          <w:lang w:bidi="he-IL"/>
        </w:rPr>
      </w:pPr>
      <w:r>
        <w:rPr>
          <w:lang w:bidi="he-IL"/>
        </w:rPr>
        <w:t xml:space="preserve"> * @param[inout] attr_list  array of attributes</w:t>
      </w:r>
    </w:p>
    <w:p w14:paraId="5497024D" w14:textId="77777777" w:rsidR="00951AB3" w:rsidRDefault="00951AB3" w:rsidP="00F549BC">
      <w:pPr>
        <w:pStyle w:val="code"/>
        <w:rPr>
          <w:lang w:bidi="he-IL"/>
        </w:rPr>
      </w:pPr>
      <w:r>
        <w:rPr>
          <w:lang w:bidi="he-IL"/>
        </w:rPr>
        <w:t xml:space="preserve"> *</w:t>
      </w:r>
    </w:p>
    <w:p w14:paraId="40402647" w14:textId="77777777" w:rsidR="00951AB3" w:rsidRDefault="00951AB3" w:rsidP="00F549BC">
      <w:pPr>
        <w:pStyle w:val="code"/>
        <w:rPr>
          <w:lang w:bidi="he-IL"/>
        </w:rPr>
      </w:pPr>
      <w:r>
        <w:rPr>
          <w:lang w:bidi="he-IL"/>
        </w:rPr>
        <w:t xml:space="preserve"> * @return SAI_STATUS_SUCCESS on success</w:t>
      </w:r>
    </w:p>
    <w:p w14:paraId="7809579E" w14:textId="77777777" w:rsidR="00951AB3" w:rsidRDefault="00951AB3" w:rsidP="00F549BC">
      <w:pPr>
        <w:pStyle w:val="code"/>
        <w:rPr>
          <w:lang w:bidi="he-IL"/>
        </w:rPr>
      </w:pPr>
      <w:r>
        <w:rPr>
          <w:lang w:bidi="he-IL"/>
        </w:rPr>
        <w:t xml:space="preserve"> *        Failure status code on error</w:t>
      </w:r>
    </w:p>
    <w:p w14:paraId="197342D5" w14:textId="77777777" w:rsidR="00951AB3" w:rsidRDefault="00951AB3" w:rsidP="00F549BC">
      <w:pPr>
        <w:pStyle w:val="code"/>
        <w:rPr>
          <w:lang w:bidi="he-IL"/>
        </w:rPr>
      </w:pPr>
      <w:r>
        <w:rPr>
          <w:lang w:bidi="he-IL"/>
        </w:rPr>
        <w:t xml:space="preserve"> */</w:t>
      </w:r>
    </w:p>
    <w:p w14:paraId="75D7B7B9" w14:textId="77777777" w:rsidR="00951AB3" w:rsidRDefault="00951AB3" w:rsidP="00F549BC">
      <w:pPr>
        <w:pStyle w:val="code"/>
        <w:rPr>
          <w:lang w:bidi="he-IL"/>
        </w:rPr>
      </w:pPr>
    </w:p>
    <w:p w14:paraId="6FB025F2" w14:textId="77777777" w:rsidR="00951AB3" w:rsidRDefault="00951AB3" w:rsidP="00F549BC">
      <w:pPr>
        <w:pStyle w:val="code"/>
        <w:rPr>
          <w:lang w:bidi="he-IL"/>
        </w:rPr>
      </w:pPr>
    </w:p>
    <w:p w14:paraId="53ACAAED" w14:textId="79CFF348" w:rsidR="00951AB3" w:rsidRDefault="00951AB3" w:rsidP="00F549BC">
      <w:pPr>
        <w:pStyle w:val="code"/>
        <w:rPr>
          <w:lang w:bidi="he-IL"/>
        </w:rPr>
      </w:pPr>
      <w:r>
        <w:rPr>
          <w:lang w:bidi="he-IL"/>
        </w:rPr>
        <w:t>typede</w:t>
      </w:r>
      <w:r w:rsidR="00F549BC">
        <w:rPr>
          <w:lang w:bidi="he-IL"/>
        </w:rPr>
        <w:t>f sai_status_t (*sai_g</w:t>
      </w:r>
      <w:r w:rsidR="00DF2522">
        <w:rPr>
          <w:lang w:bidi="he-IL"/>
        </w:rPr>
        <w:t>et_tunnel</w:t>
      </w:r>
      <w:r w:rsidR="00F549BC">
        <w:rPr>
          <w:lang w:bidi="he-IL"/>
        </w:rPr>
        <w:t>_</w:t>
      </w:r>
      <w:r w:rsidR="00DF2522">
        <w:rPr>
          <w:lang w:bidi="he-IL"/>
        </w:rPr>
        <w:t>map</w:t>
      </w:r>
      <w:r>
        <w:rPr>
          <w:lang w:bidi="he-IL"/>
        </w:rPr>
        <w:t>_attribute_fn)(</w:t>
      </w:r>
    </w:p>
    <w:p w14:paraId="2226233C" w14:textId="00E63B7A" w:rsidR="00951AB3" w:rsidRDefault="00951AB3" w:rsidP="00F549BC">
      <w:pPr>
        <w:pStyle w:val="code"/>
        <w:rPr>
          <w:lang w:bidi="he-IL"/>
        </w:rPr>
      </w:pPr>
      <w:r>
        <w:rPr>
          <w:lang w:bidi="he-IL"/>
        </w:rPr>
        <w:lastRenderedPageBreak/>
        <w:t xml:space="preserve">     _In_ sai_obje</w:t>
      </w:r>
      <w:r w:rsidR="00F549BC">
        <w:rPr>
          <w:lang w:bidi="he-IL"/>
        </w:rPr>
        <w:t>ct_id_t   tunnel</w:t>
      </w:r>
      <w:r>
        <w:rPr>
          <w:lang w:bidi="he-IL"/>
        </w:rPr>
        <w:t>_map_id ,</w:t>
      </w:r>
    </w:p>
    <w:p w14:paraId="2C22862C" w14:textId="77777777" w:rsidR="00951AB3" w:rsidRDefault="00951AB3" w:rsidP="00F549BC">
      <w:pPr>
        <w:pStyle w:val="code"/>
        <w:rPr>
          <w:lang w:bidi="he-IL"/>
        </w:rPr>
      </w:pPr>
      <w:r>
        <w:rPr>
          <w:lang w:bidi="he-IL"/>
        </w:rPr>
        <w:t xml:space="preserve">     _In_ uint32_t attr_count,</w:t>
      </w:r>
    </w:p>
    <w:p w14:paraId="43820380" w14:textId="77777777" w:rsidR="00951AB3" w:rsidRDefault="00951AB3" w:rsidP="00F549BC">
      <w:pPr>
        <w:pStyle w:val="code"/>
        <w:rPr>
          <w:lang w:bidi="he-IL"/>
        </w:rPr>
      </w:pPr>
      <w:r>
        <w:rPr>
          <w:lang w:bidi="he-IL"/>
        </w:rPr>
        <w:t xml:space="preserve">     _Inout_ sai_attribute_t *attr_list</w:t>
      </w:r>
    </w:p>
    <w:p w14:paraId="6DCD2435" w14:textId="77777777" w:rsidR="00951AB3" w:rsidRDefault="00951AB3" w:rsidP="00F549BC">
      <w:pPr>
        <w:pStyle w:val="code"/>
        <w:rPr>
          <w:lang w:bidi="he-IL"/>
        </w:rPr>
      </w:pPr>
      <w:r>
        <w:rPr>
          <w:lang w:bidi="he-IL"/>
        </w:rPr>
        <w:t xml:space="preserve">    );</w:t>
      </w:r>
    </w:p>
    <w:p w14:paraId="71F2F5DE" w14:textId="77777777" w:rsidR="00951AB3" w:rsidRDefault="00951AB3" w:rsidP="00F549BC">
      <w:pPr>
        <w:pStyle w:val="code"/>
        <w:rPr>
          <w:rFonts w:ascii="Lucida Console" w:hAnsi="Lucida Console" w:cs="Lucida Console"/>
          <w:sz w:val="20"/>
          <w:szCs w:val="20"/>
          <w:lang w:bidi="he-IL"/>
        </w:rPr>
      </w:pPr>
    </w:p>
    <w:p w14:paraId="10CF4627" w14:textId="77777777" w:rsidR="00951AB3" w:rsidRDefault="00951AB3" w:rsidP="00F549BC">
      <w:pPr>
        <w:pStyle w:val="code"/>
        <w:rPr>
          <w:lang w:bidi="he-IL"/>
        </w:rPr>
      </w:pPr>
      <w:r>
        <w:rPr>
          <w:lang w:bidi="he-IL"/>
        </w:rPr>
        <w:t>/**</w:t>
      </w:r>
    </w:p>
    <w:p w14:paraId="7AC30D6C" w14:textId="5686DFC1" w:rsidR="00951AB3" w:rsidRDefault="00F549BC" w:rsidP="00F549BC">
      <w:pPr>
        <w:pStyle w:val="code"/>
        <w:rPr>
          <w:lang w:bidi="he-IL"/>
        </w:rPr>
      </w:pPr>
      <w:r>
        <w:rPr>
          <w:lang w:bidi="he-IL"/>
        </w:rPr>
        <w:t>*  tunnel</w:t>
      </w:r>
      <w:r w:rsidR="00951AB3">
        <w:rPr>
          <w:lang w:bidi="he-IL"/>
        </w:rPr>
        <w:t xml:space="preserve"> Map methods table retrieved with sai_api_query()</w:t>
      </w:r>
    </w:p>
    <w:p w14:paraId="27E6DE79" w14:textId="77777777" w:rsidR="00951AB3" w:rsidRDefault="00951AB3" w:rsidP="00F549BC">
      <w:pPr>
        <w:pStyle w:val="code"/>
        <w:rPr>
          <w:lang w:bidi="he-IL"/>
        </w:rPr>
      </w:pPr>
      <w:r>
        <w:rPr>
          <w:lang w:bidi="he-IL"/>
        </w:rPr>
        <w:t>*/</w:t>
      </w:r>
    </w:p>
    <w:p w14:paraId="5EF193B5" w14:textId="04910236" w:rsidR="00951AB3" w:rsidRDefault="00F549BC" w:rsidP="00F549BC">
      <w:pPr>
        <w:pStyle w:val="code"/>
        <w:rPr>
          <w:lang w:bidi="he-IL"/>
        </w:rPr>
      </w:pPr>
      <w:r>
        <w:rPr>
          <w:lang w:bidi="he-IL"/>
        </w:rPr>
        <w:t>typedef struct _sai_tunnel</w:t>
      </w:r>
      <w:r w:rsidR="00951AB3">
        <w:rPr>
          <w:lang w:bidi="he-IL"/>
        </w:rPr>
        <w:t>_map_api_t</w:t>
      </w:r>
    </w:p>
    <w:p w14:paraId="74BC7917" w14:textId="77777777" w:rsidR="00951AB3" w:rsidRDefault="00951AB3" w:rsidP="00F549BC">
      <w:pPr>
        <w:pStyle w:val="code"/>
        <w:rPr>
          <w:lang w:bidi="he-IL"/>
        </w:rPr>
      </w:pPr>
      <w:r>
        <w:rPr>
          <w:lang w:bidi="he-IL"/>
        </w:rPr>
        <w:t>{</w:t>
      </w:r>
    </w:p>
    <w:p w14:paraId="7D7E6E99" w14:textId="2FF75567" w:rsidR="00951AB3" w:rsidRDefault="00951AB3" w:rsidP="00F549BC">
      <w:pPr>
        <w:pStyle w:val="code"/>
        <w:rPr>
          <w:lang w:bidi="he-IL"/>
        </w:rPr>
      </w:pPr>
      <w:r>
        <w:rPr>
          <w:lang w:bidi="he-IL"/>
        </w:rPr>
        <w:t xml:space="preserve">    sai_create_tunnel</w:t>
      </w:r>
      <w:r w:rsidR="00F549BC">
        <w:rPr>
          <w:lang w:bidi="he-IL"/>
        </w:rPr>
        <w:t>_map_fn         create_tunnel</w:t>
      </w:r>
      <w:r>
        <w:rPr>
          <w:lang w:bidi="he-IL"/>
        </w:rPr>
        <w:t>_map;</w:t>
      </w:r>
    </w:p>
    <w:p w14:paraId="7665DE89" w14:textId="3A4B6888" w:rsidR="00951AB3" w:rsidRDefault="00951AB3" w:rsidP="00F549BC">
      <w:pPr>
        <w:pStyle w:val="code"/>
        <w:rPr>
          <w:lang w:bidi="he-IL"/>
        </w:rPr>
      </w:pPr>
      <w:r>
        <w:rPr>
          <w:lang w:bidi="he-IL"/>
        </w:rPr>
        <w:t xml:space="preserve">    sai_tunnel</w:t>
      </w:r>
      <w:r w:rsidR="00F549BC">
        <w:rPr>
          <w:lang w:bidi="he-IL"/>
        </w:rPr>
        <w:t>_tunnel_map_fn         remove_tunnel</w:t>
      </w:r>
      <w:r>
        <w:rPr>
          <w:lang w:bidi="he-IL"/>
        </w:rPr>
        <w:t>_map;</w:t>
      </w:r>
    </w:p>
    <w:p w14:paraId="3D1730D2" w14:textId="3087823D" w:rsidR="00951AB3" w:rsidRDefault="00951AB3" w:rsidP="00F549BC">
      <w:pPr>
        <w:pStyle w:val="code"/>
        <w:rPr>
          <w:lang w:bidi="he-IL"/>
        </w:rPr>
      </w:pPr>
      <w:r>
        <w:rPr>
          <w:lang w:bidi="he-IL"/>
        </w:rPr>
        <w:t xml:space="preserve">    sai_set</w:t>
      </w:r>
      <w:r w:rsidR="00F549BC">
        <w:rPr>
          <w:lang w:bidi="he-IL"/>
        </w:rPr>
        <w:t>_tunnel_map_attribute_fn  set_tunnel</w:t>
      </w:r>
      <w:r>
        <w:rPr>
          <w:lang w:bidi="he-IL"/>
        </w:rPr>
        <w:t>_map_attribute;</w:t>
      </w:r>
    </w:p>
    <w:p w14:paraId="3DB8B64A" w14:textId="557071AB" w:rsidR="00951AB3" w:rsidRDefault="00951AB3" w:rsidP="00F549BC">
      <w:pPr>
        <w:pStyle w:val="code"/>
        <w:rPr>
          <w:lang w:bidi="he-IL"/>
        </w:rPr>
      </w:pPr>
      <w:r>
        <w:rPr>
          <w:lang w:bidi="he-IL"/>
        </w:rPr>
        <w:t xml:space="preserve">    sai_g</w:t>
      </w:r>
      <w:r w:rsidR="00F549BC">
        <w:rPr>
          <w:lang w:bidi="he-IL"/>
        </w:rPr>
        <w:t>et_tunnel_map_attribute_fn  get_tunnel</w:t>
      </w:r>
      <w:r>
        <w:rPr>
          <w:lang w:bidi="he-IL"/>
        </w:rPr>
        <w:t>_map_attribute;</w:t>
      </w:r>
    </w:p>
    <w:p w14:paraId="72361217" w14:textId="77777777" w:rsidR="00951AB3" w:rsidRDefault="00951AB3" w:rsidP="00F549BC">
      <w:pPr>
        <w:pStyle w:val="code"/>
        <w:rPr>
          <w:lang w:bidi="he-IL"/>
        </w:rPr>
      </w:pPr>
    </w:p>
    <w:p w14:paraId="2B7414FE" w14:textId="2EBB39BF" w:rsidR="00951AB3" w:rsidRDefault="00F549BC" w:rsidP="00F549BC">
      <w:pPr>
        <w:pStyle w:val="code"/>
        <w:rPr>
          <w:ins w:id="321" w:author="Matty Kadosh" w:date="2015-09-07T12:03:00Z"/>
        </w:rPr>
      </w:pPr>
      <w:r>
        <w:rPr>
          <w:lang w:bidi="he-IL"/>
        </w:rPr>
        <w:t>}sai_tunnel</w:t>
      </w:r>
      <w:r w:rsidR="00951AB3">
        <w:rPr>
          <w:lang w:bidi="he-IL"/>
        </w:rPr>
        <w:t>_map_api_t;</w:t>
      </w:r>
    </w:p>
    <w:p w14:paraId="7C5CFE96" w14:textId="77777777" w:rsidR="00951AB3" w:rsidRDefault="00951AB3" w:rsidP="00951AB3"/>
    <w:p w14:paraId="169FC591" w14:textId="77777777" w:rsidR="00951AB3" w:rsidRDefault="00951AB3" w:rsidP="00951AB3"/>
    <w:p w14:paraId="56E07E34" w14:textId="77777777" w:rsidR="00951AB3" w:rsidRDefault="00951AB3" w:rsidP="00951AB3"/>
    <w:p w14:paraId="7D5675BE" w14:textId="77777777" w:rsidR="00951AB3" w:rsidRPr="008F13F1" w:rsidRDefault="00951AB3">
      <w:pPr>
        <w:rPr>
          <w:ins w:id="322" w:author="Matty Kadosh" w:date="2015-09-07T12:01:00Z"/>
          <w:rPrChange w:id="323" w:author="Matty Kadosh" w:date="2015-09-07T12:03:00Z">
            <w:rPr>
              <w:ins w:id="324" w:author="Matty Kadosh" w:date="2015-09-07T12:01:00Z"/>
              <w:lang w:bidi="he-IL"/>
            </w:rPr>
          </w:rPrChange>
        </w:rPr>
        <w:pPrChange w:id="325" w:author="Matty Kadosh" w:date="2015-09-07T12:03:00Z">
          <w:pPr>
            <w:pStyle w:val="Heading3"/>
          </w:pPr>
        </w:pPrChange>
      </w:pPr>
    </w:p>
    <w:p w14:paraId="588433B5" w14:textId="064B0B3D" w:rsidR="008F13F1" w:rsidRDefault="008F13F1" w:rsidP="008F13F1">
      <w:pPr>
        <w:pStyle w:val="Heading2"/>
        <w:rPr>
          <w:ins w:id="326" w:author="Matty Kadosh" w:date="2015-09-07T12:03:00Z"/>
        </w:rPr>
      </w:pPr>
      <w:bookmarkStart w:id="327" w:name="_Toc438058050"/>
      <w:ins w:id="328" w:author="Matty Kadosh" w:date="2015-09-07T12:03:00Z">
        <w:r>
          <w:t>Tunnel object</w:t>
        </w:r>
        <w:bookmarkEnd w:id="327"/>
        <w:r>
          <w:t xml:space="preserve"> </w:t>
        </w:r>
      </w:ins>
    </w:p>
    <w:p w14:paraId="7E6CB35C" w14:textId="77777777" w:rsidR="007449B0" w:rsidRDefault="007449B0">
      <w:pPr>
        <w:pStyle w:val="code"/>
        <w:rPr>
          <w:ins w:id="329" w:author="Matty Kadosh" w:date="2015-09-21T16:56:00Z"/>
        </w:rPr>
        <w:pPrChange w:id="330" w:author="Matty Kadosh" w:date="2015-09-07T19:23:00Z">
          <w:pPr/>
        </w:pPrChange>
      </w:pPr>
    </w:p>
    <w:p w14:paraId="222A7935" w14:textId="77777777" w:rsidR="007449B0" w:rsidRDefault="007449B0">
      <w:pPr>
        <w:pStyle w:val="code"/>
        <w:rPr>
          <w:ins w:id="331" w:author="Matty Kadosh" w:date="2015-09-21T17:18:00Z"/>
        </w:rPr>
        <w:pPrChange w:id="332" w:author="Matty Kadosh" w:date="2015-09-07T19:23:00Z">
          <w:pPr/>
        </w:pPrChange>
      </w:pPr>
    </w:p>
    <w:p w14:paraId="540A7F80" w14:textId="77777777" w:rsidR="000E1A6E" w:rsidRDefault="000E1A6E">
      <w:pPr>
        <w:pStyle w:val="code"/>
        <w:rPr>
          <w:ins w:id="333" w:author="Matty Kadosh" w:date="2015-09-21T17:18:00Z"/>
        </w:rPr>
        <w:pPrChange w:id="334" w:author="Matty Kadosh" w:date="2015-09-07T19:23:00Z">
          <w:pPr/>
        </w:pPrChange>
      </w:pPr>
    </w:p>
    <w:p w14:paraId="31CA34B5" w14:textId="3D1CC70D" w:rsidR="000E1A6E" w:rsidRDefault="000E1A6E">
      <w:pPr>
        <w:pStyle w:val="code"/>
        <w:rPr>
          <w:ins w:id="335" w:author="Matty Kadosh" w:date="2015-09-21T17:18:00Z"/>
        </w:rPr>
        <w:pPrChange w:id="336" w:author="Matty Kadosh" w:date="2015-09-07T19:23:00Z">
          <w:pPr/>
        </w:pPrChange>
      </w:pPr>
      <w:ins w:id="337" w:author="Matty Kadosh" w:date="2015-09-21T17:18:00Z">
        <w:r>
          <w:t>typedef enum _sai_tunnel_type_t</w:t>
        </w:r>
      </w:ins>
    </w:p>
    <w:p w14:paraId="140D03EF" w14:textId="46E0FD95" w:rsidR="000E1A6E" w:rsidRDefault="000E1A6E">
      <w:pPr>
        <w:pStyle w:val="code"/>
        <w:rPr>
          <w:ins w:id="338" w:author="Matty Kadosh" w:date="2015-09-21T17:18:00Z"/>
        </w:rPr>
        <w:pPrChange w:id="339" w:author="Matty Kadosh" w:date="2015-09-07T19:23:00Z">
          <w:pPr/>
        </w:pPrChange>
      </w:pPr>
      <w:ins w:id="340" w:author="Matty Kadosh" w:date="2015-09-21T17:18:00Z">
        <w:r>
          <w:t>{</w:t>
        </w:r>
      </w:ins>
    </w:p>
    <w:p w14:paraId="719D94DF" w14:textId="77777777" w:rsidR="000E1A6E" w:rsidRDefault="000E1A6E">
      <w:pPr>
        <w:pStyle w:val="code"/>
        <w:rPr>
          <w:ins w:id="341" w:author="Matty Kadosh" w:date="2015-09-21T17:19:00Z"/>
        </w:rPr>
        <w:pPrChange w:id="342" w:author="Matty Kadosh" w:date="2015-09-21T17:19:00Z">
          <w:pPr/>
        </w:pPrChange>
      </w:pPr>
      <w:ins w:id="343" w:author="Matty Kadosh" w:date="2015-09-21T17:18:00Z">
        <w:r>
          <w:t xml:space="preserve">   SAI</w:t>
        </w:r>
      </w:ins>
      <w:ins w:id="344" w:author="Matty Kadosh" w:date="2015-09-21T17:19:00Z">
        <w:r>
          <w:t>_TUNNEL_IPINIP,</w:t>
        </w:r>
      </w:ins>
    </w:p>
    <w:p w14:paraId="1C44EFC7" w14:textId="7D3DE81F" w:rsidR="000E1A6E" w:rsidRDefault="000E1A6E">
      <w:pPr>
        <w:pStyle w:val="code"/>
        <w:rPr>
          <w:ins w:id="345" w:author="Matty Kadosh" w:date="2015-09-21T17:19:00Z"/>
        </w:rPr>
        <w:pPrChange w:id="346" w:author="Matty Kadosh" w:date="2015-09-21T17:19:00Z">
          <w:pPr/>
        </w:pPrChange>
      </w:pPr>
      <w:ins w:id="347" w:author="Matty Kadosh" w:date="2015-09-21T17:19:00Z">
        <w:r>
          <w:t xml:space="preserve">   SAI_TUNNEL_IPINIP</w:t>
        </w:r>
      </w:ins>
      <w:ins w:id="348" w:author="Matty Kadosh" w:date="2015-09-21T17:20:00Z">
        <w:r>
          <w:t>_GRE</w:t>
        </w:r>
      </w:ins>
      <w:ins w:id="349" w:author="Matty Kadosh" w:date="2015-09-21T17:19:00Z">
        <w:r>
          <w:t>,</w:t>
        </w:r>
      </w:ins>
    </w:p>
    <w:p w14:paraId="5D44751C" w14:textId="23969031" w:rsidR="000E1A6E" w:rsidRDefault="000E1A6E">
      <w:pPr>
        <w:pStyle w:val="code"/>
        <w:rPr>
          <w:ins w:id="350" w:author="Matty Kadosh" w:date="2015-09-21T17:19:00Z"/>
        </w:rPr>
        <w:pPrChange w:id="351" w:author="Matty Kadosh" w:date="2015-09-21T17:19:00Z">
          <w:pPr/>
        </w:pPrChange>
      </w:pPr>
      <w:ins w:id="352" w:author="Matty Kadosh" w:date="2015-09-21T17:19:00Z">
        <w:r>
          <w:t xml:space="preserve">   SAI_TUNNEL_IPINIP</w:t>
        </w:r>
      </w:ins>
      <w:ins w:id="353" w:author="Matty Kadosh" w:date="2015-09-21T17:20:00Z">
        <w:r>
          <w:t>_GRE_AND_KEY</w:t>
        </w:r>
      </w:ins>
    </w:p>
    <w:p w14:paraId="216F2C7D" w14:textId="05B723EE" w:rsidR="000E1A6E" w:rsidRPr="000E1A6E" w:rsidRDefault="000E1A6E" w:rsidP="000E1A6E">
      <w:pPr>
        <w:pStyle w:val="code"/>
        <w:rPr>
          <w:ins w:id="354" w:author="Matty Kadosh" w:date="2015-09-21T17:20:00Z"/>
          <w:color w:val="FF0000"/>
          <w:rPrChange w:id="355" w:author="Matty Kadosh" w:date="2015-09-21T17:21:00Z">
            <w:rPr>
              <w:ins w:id="356" w:author="Matty Kadosh" w:date="2015-09-21T17:20:00Z"/>
            </w:rPr>
          </w:rPrChange>
        </w:rPr>
      </w:pPr>
      <w:ins w:id="357" w:author="Matty Kadosh" w:date="2015-09-21T17:19:00Z">
        <w:r w:rsidRPr="000E1A6E">
          <w:rPr>
            <w:color w:val="FF0000"/>
            <w:rPrChange w:id="358" w:author="Matty Kadosh" w:date="2015-09-21T17:21:00Z">
              <w:rPr/>
            </w:rPrChange>
          </w:rPr>
          <w:t xml:space="preserve">   </w:t>
        </w:r>
      </w:ins>
      <w:ins w:id="359" w:author="Matty Kadosh" w:date="2015-09-21T17:20:00Z">
        <w:r w:rsidRPr="006D31A4">
          <w:t>SAI_TUNNEL_VXLAN</w:t>
        </w:r>
        <w:r w:rsidRPr="000E1A6E">
          <w:rPr>
            <w:color w:val="FF0000"/>
            <w:rPrChange w:id="360" w:author="Matty Kadosh" w:date="2015-09-21T17:21:00Z">
              <w:rPr/>
            </w:rPrChange>
          </w:rPr>
          <w:t>,</w:t>
        </w:r>
      </w:ins>
    </w:p>
    <w:p w14:paraId="58FAE874" w14:textId="454BE5C2" w:rsidR="000E1A6E" w:rsidRPr="000E1A6E" w:rsidRDefault="000E1A6E" w:rsidP="000E1A6E">
      <w:pPr>
        <w:pStyle w:val="code"/>
        <w:rPr>
          <w:ins w:id="361" w:author="Matty Kadosh" w:date="2015-09-21T17:20:00Z"/>
          <w:color w:val="FF0000"/>
          <w:rPrChange w:id="362" w:author="Matty Kadosh" w:date="2015-09-21T17:21:00Z">
            <w:rPr>
              <w:ins w:id="363" w:author="Matty Kadosh" w:date="2015-09-21T17:20:00Z"/>
            </w:rPr>
          </w:rPrChange>
        </w:rPr>
      </w:pPr>
      <w:ins w:id="364" w:author="Matty Kadosh" w:date="2015-09-21T17:20:00Z">
        <w:r w:rsidRPr="000E1A6E">
          <w:rPr>
            <w:color w:val="FF0000"/>
            <w:rPrChange w:id="365" w:author="Matty Kadosh" w:date="2015-09-21T17:21:00Z">
              <w:rPr/>
            </w:rPrChange>
          </w:rPr>
          <w:t xml:space="preserve">   SAI_TUNNEL_MPLS,</w:t>
        </w:r>
      </w:ins>
    </w:p>
    <w:p w14:paraId="5DEA2246" w14:textId="280C496A" w:rsidR="000E1A6E" w:rsidRDefault="000E1A6E" w:rsidP="000E1A6E">
      <w:pPr>
        <w:pStyle w:val="code"/>
        <w:rPr>
          <w:ins w:id="366" w:author="Matty Kadosh" w:date="2015-09-21T17:20:00Z"/>
        </w:rPr>
      </w:pPr>
      <w:ins w:id="367" w:author="Matty Kadosh" w:date="2015-09-21T17:21:00Z">
        <w:r>
          <w:t xml:space="preserve">   … </w:t>
        </w:r>
      </w:ins>
    </w:p>
    <w:p w14:paraId="7FEFD7A0" w14:textId="11E95699" w:rsidR="000E1A6E" w:rsidRDefault="000E1A6E">
      <w:pPr>
        <w:pStyle w:val="code"/>
        <w:rPr>
          <w:ins w:id="368" w:author="Matty Kadosh" w:date="2015-09-21T17:18:00Z"/>
        </w:rPr>
        <w:pPrChange w:id="369" w:author="Matty Kadosh" w:date="2015-09-21T17:20:00Z">
          <w:pPr/>
        </w:pPrChange>
      </w:pPr>
    </w:p>
    <w:p w14:paraId="4AD2ACD7" w14:textId="6CE09CE4" w:rsidR="000E1A6E" w:rsidRDefault="000E1A6E" w:rsidP="000E1A6E">
      <w:pPr>
        <w:pStyle w:val="code"/>
        <w:rPr>
          <w:ins w:id="370" w:author="Matty Kadosh" w:date="2015-09-21T17:18:00Z"/>
        </w:rPr>
      </w:pPr>
      <w:ins w:id="371" w:author="Matty Kadosh" w:date="2015-09-21T17:18:00Z">
        <w:r>
          <w:t>}</w:t>
        </w:r>
        <w:r w:rsidRPr="000E1A6E">
          <w:t xml:space="preserve"> </w:t>
        </w:r>
        <w:r>
          <w:t>sai_tunnel_type_t;</w:t>
        </w:r>
      </w:ins>
    </w:p>
    <w:p w14:paraId="06000BD5" w14:textId="77777777" w:rsidR="000E1A6E" w:rsidRDefault="000E1A6E">
      <w:pPr>
        <w:pStyle w:val="code"/>
        <w:rPr>
          <w:ins w:id="372" w:author="Matty Kadosh" w:date="2015-09-21T18:28:00Z"/>
        </w:rPr>
        <w:pPrChange w:id="373" w:author="Matty Kadosh" w:date="2015-09-07T19:23:00Z">
          <w:pPr/>
        </w:pPrChange>
      </w:pPr>
    </w:p>
    <w:p w14:paraId="437616EC" w14:textId="77777777" w:rsidR="00D41796" w:rsidRDefault="00D41796">
      <w:pPr>
        <w:pStyle w:val="code"/>
        <w:rPr>
          <w:ins w:id="374" w:author="Matty Kadosh" w:date="2015-09-21T18:30:00Z"/>
        </w:rPr>
        <w:pPrChange w:id="375" w:author="Matty Kadosh" w:date="2015-09-07T19:23:00Z">
          <w:pPr/>
        </w:pPrChange>
      </w:pPr>
    </w:p>
    <w:p w14:paraId="6A0EB21D" w14:textId="77777777" w:rsidR="00D41796" w:rsidRDefault="00D41796">
      <w:pPr>
        <w:pStyle w:val="code"/>
        <w:rPr>
          <w:ins w:id="376" w:author="Matty Kadosh" w:date="2015-09-21T18:28:00Z"/>
        </w:rPr>
        <w:pPrChange w:id="377" w:author="Matty Kadosh" w:date="2015-09-07T19:23:00Z">
          <w:pPr/>
        </w:pPrChange>
      </w:pPr>
    </w:p>
    <w:p w14:paraId="32368C0D" w14:textId="31F423AF" w:rsidR="00D41796" w:rsidRDefault="00D41796" w:rsidP="00D41796">
      <w:pPr>
        <w:pStyle w:val="code"/>
        <w:rPr>
          <w:ins w:id="378" w:author="Matty Kadosh" w:date="2015-09-21T18:28:00Z"/>
        </w:rPr>
      </w:pPr>
      <w:ins w:id="379" w:author="Matty Kadosh" w:date="2015-09-21T18:28:00Z">
        <w:r>
          <w:t>typedef enum _sai_tunnel_ttl_mode_t</w:t>
        </w:r>
      </w:ins>
    </w:p>
    <w:p w14:paraId="71A7A57D" w14:textId="77777777" w:rsidR="00D41796" w:rsidRDefault="00D41796" w:rsidP="00D41796">
      <w:pPr>
        <w:pStyle w:val="code"/>
        <w:rPr>
          <w:ins w:id="380" w:author="Matty Kadosh" w:date="2015-09-21T18:28:00Z"/>
        </w:rPr>
      </w:pPr>
      <w:ins w:id="381" w:author="Matty Kadosh" w:date="2015-09-21T18:28:00Z">
        <w:r>
          <w:t>{</w:t>
        </w:r>
      </w:ins>
    </w:p>
    <w:p w14:paraId="47849349" w14:textId="7296904E" w:rsidR="00D41796" w:rsidRDefault="00D41796" w:rsidP="00D41796">
      <w:pPr>
        <w:pStyle w:val="code"/>
        <w:rPr>
          <w:ins w:id="382" w:author="Matty Kadosh" w:date="2015-09-21T18:29:00Z"/>
        </w:rPr>
      </w:pPr>
      <w:ins w:id="383" w:author="Matty Kadosh" w:date="2015-09-21T18:28:00Z">
        <w:r>
          <w:t xml:space="preserve">   SAI_TUNNEL_TTL_COPY_FROM_INNER,</w:t>
        </w:r>
      </w:ins>
    </w:p>
    <w:p w14:paraId="21458F59" w14:textId="1F10FEE1" w:rsidR="00D41796" w:rsidRDefault="00D41796">
      <w:pPr>
        <w:pStyle w:val="code"/>
        <w:rPr>
          <w:ins w:id="384" w:author="Matty Kadosh" w:date="2015-09-21T18:28:00Z"/>
        </w:rPr>
      </w:pPr>
      <w:ins w:id="385" w:author="Matty Kadosh" w:date="2015-09-21T18:29:00Z">
        <w:r>
          <w:t xml:space="preserve">   SAI_TUNNEL_TTL_</w:t>
        </w:r>
      </w:ins>
      <w:ins w:id="386" w:author="Matty Kadosh" w:date="2015-09-21T18:30:00Z">
        <w:r>
          <w:t>USER_DEFINE</w:t>
        </w:r>
      </w:ins>
    </w:p>
    <w:p w14:paraId="04990248" w14:textId="77777777" w:rsidR="00D41796" w:rsidRDefault="00D41796" w:rsidP="00D41796">
      <w:pPr>
        <w:pStyle w:val="code"/>
        <w:rPr>
          <w:ins w:id="387" w:author="Matty Kadosh" w:date="2015-09-21T18:28:00Z"/>
        </w:rPr>
      </w:pPr>
    </w:p>
    <w:p w14:paraId="7276A8B8" w14:textId="77777777" w:rsidR="00D41796" w:rsidRDefault="00D41796" w:rsidP="00D41796">
      <w:pPr>
        <w:pStyle w:val="code"/>
        <w:rPr>
          <w:ins w:id="388" w:author="Matty Kadosh" w:date="2015-09-21T18:36:00Z"/>
        </w:rPr>
      </w:pPr>
      <w:ins w:id="389" w:author="Matty Kadosh" w:date="2015-09-21T18:28:00Z">
        <w:r>
          <w:t>}</w:t>
        </w:r>
        <w:r w:rsidRPr="000E1A6E">
          <w:t xml:space="preserve"> </w:t>
        </w:r>
        <w:r>
          <w:t>sai_tunnel_ttl_mode_t</w:t>
        </w:r>
      </w:ins>
    </w:p>
    <w:p w14:paraId="1E648955" w14:textId="77777777" w:rsidR="00692FBD" w:rsidRDefault="00692FBD" w:rsidP="00D41796">
      <w:pPr>
        <w:pStyle w:val="code"/>
        <w:rPr>
          <w:ins w:id="390" w:author="Matty Kadosh" w:date="2015-09-21T18:36:00Z"/>
        </w:rPr>
      </w:pPr>
    </w:p>
    <w:p w14:paraId="364B2D42" w14:textId="77777777" w:rsidR="00692FBD" w:rsidRDefault="00692FBD" w:rsidP="00D41796">
      <w:pPr>
        <w:pStyle w:val="code"/>
        <w:rPr>
          <w:ins w:id="391" w:author="Matty Kadosh" w:date="2015-09-21T18:36:00Z"/>
        </w:rPr>
      </w:pPr>
    </w:p>
    <w:p w14:paraId="074ED2C2" w14:textId="13344032" w:rsidR="00692FBD" w:rsidRDefault="00692FBD" w:rsidP="00692FBD">
      <w:pPr>
        <w:pStyle w:val="code"/>
        <w:rPr>
          <w:ins w:id="392" w:author="Matty Kadosh" w:date="2015-09-21T18:36:00Z"/>
        </w:rPr>
      </w:pPr>
      <w:ins w:id="393" w:author="Matty Kadosh" w:date="2015-09-21T18:36:00Z">
        <w:r>
          <w:t>typedef enum _sai_tunnel_dscp_mode_t</w:t>
        </w:r>
      </w:ins>
    </w:p>
    <w:p w14:paraId="75F823CE" w14:textId="77777777" w:rsidR="00692FBD" w:rsidRDefault="00692FBD" w:rsidP="00692FBD">
      <w:pPr>
        <w:pStyle w:val="code"/>
        <w:rPr>
          <w:ins w:id="394" w:author="Matty Kadosh" w:date="2015-09-21T18:36:00Z"/>
        </w:rPr>
      </w:pPr>
      <w:ins w:id="395" w:author="Matty Kadosh" w:date="2015-09-21T18:36:00Z">
        <w:r>
          <w:t>{</w:t>
        </w:r>
      </w:ins>
    </w:p>
    <w:p w14:paraId="4B82930A" w14:textId="761E6B5B" w:rsidR="00692FBD" w:rsidRDefault="00692FBD" w:rsidP="00692FBD">
      <w:pPr>
        <w:pStyle w:val="code"/>
        <w:rPr>
          <w:ins w:id="396" w:author="Matty Kadosh" w:date="2015-09-21T18:36:00Z"/>
        </w:rPr>
      </w:pPr>
      <w:ins w:id="397" w:author="Matty Kadosh" w:date="2015-09-21T18:36:00Z">
        <w:r>
          <w:t xml:space="preserve">   SAI_TUNNEL_DSCP_COPY_FROM_INNER,</w:t>
        </w:r>
      </w:ins>
    </w:p>
    <w:p w14:paraId="6B4FD48D" w14:textId="5EA33593" w:rsidR="00692FBD" w:rsidRDefault="00692FBD" w:rsidP="00692FBD">
      <w:pPr>
        <w:pStyle w:val="code"/>
        <w:rPr>
          <w:ins w:id="398" w:author="Matty Kadosh" w:date="2015-09-21T18:36:00Z"/>
        </w:rPr>
      </w:pPr>
      <w:ins w:id="399" w:author="Matty Kadosh" w:date="2015-09-21T18:36:00Z">
        <w:r>
          <w:t xml:space="preserve">   SAI_TUNNEL_DSCP_USER_DEFINE</w:t>
        </w:r>
      </w:ins>
    </w:p>
    <w:p w14:paraId="709A10F8" w14:textId="77777777" w:rsidR="00692FBD" w:rsidRDefault="00692FBD" w:rsidP="00692FBD">
      <w:pPr>
        <w:pStyle w:val="code"/>
        <w:rPr>
          <w:ins w:id="400" w:author="Matty Kadosh" w:date="2015-09-21T18:36:00Z"/>
        </w:rPr>
      </w:pPr>
    </w:p>
    <w:p w14:paraId="6189DBB9" w14:textId="4C412557" w:rsidR="00692FBD" w:rsidRDefault="00692FBD" w:rsidP="00692FBD">
      <w:pPr>
        <w:pStyle w:val="code"/>
        <w:rPr>
          <w:ins w:id="401" w:author="Matty Kadosh" w:date="2015-09-21T18:36:00Z"/>
        </w:rPr>
      </w:pPr>
      <w:ins w:id="402" w:author="Matty Kadosh" w:date="2015-09-21T18:36:00Z">
        <w:r>
          <w:t>}</w:t>
        </w:r>
        <w:r w:rsidRPr="000E1A6E">
          <w:t xml:space="preserve"> </w:t>
        </w:r>
        <w:r>
          <w:t>sai_tunnel_dscp_mode_t</w:t>
        </w:r>
      </w:ins>
    </w:p>
    <w:p w14:paraId="245A2B29" w14:textId="77777777" w:rsidR="00D41796" w:rsidRDefault="00D41796">
      <w:pPr>
        <w:pStyle w:val="code"/>
        <w:rPr>
          <w:ins w:id="403" w:author="Matty Kadosh" w:date="2015-09-21T17:18:00Z"/>
        </w:rPr>
        <w:pPrChange w:id="404" w:author="Matty Kadosh" w:date="2015-09-07T19:23:00Z">
          <w:pPr/>
        </w:pPrChange>
      </w:pPr>
    </w:p>
    <w:p w14:paraId="525CA2DE" w14:textId="77777777" w:rsidR="000E1A6E" w:rsidRDefault="000E1A6E">
      <w:pPr>
        <w:pStyle w:val="code"/>
        <w:rPr>
          <w:ins w:id="405" w:author="Matty Kadosh" w:date="2015-09-21T16:58:00Z"/>
        </w:rPr>
        <w:pPrChange w:id="406" w:author="Matty Kadosh" w:date="2015-09-07T19:23:00Z">
          <w:pPr/>
        </w:pPrChange>
      </w:pPr>
    </w:p>
    <w:p w14:paraId="5C333992" w14:textId="77777777" w:rsidR="007449B0" w:rsidRDefault="007449B0">
      <w:pPr>
        <w:pStyle w:val="code"/>
        <w:rPr>
          <w:ins w:id="407" w:author="Matty Kadosh" w:date="2015-09-21T16:58:00Z"/>
        </w:rPr>
        <w:pPrChange w:id="408" w:author="Matty Kadosh" w:date="2015-09-07T19:23:00Z">
          <w:pPr/>
        </w:pPrChange>
      </w:pPr>
    </w:p>
    <w:p w14:paraId="2829EB2E" w14:textId="03F6BEC2" w:rsidR="007A1666" w:rsidRDefault="007A1666">
      <w:pPr>
        <w:pStyle w:val="code"/>
        <w:rPr>
          <w:ins w:id="409" w:author="Matty Kadosh" w:date="2015-09-07T19:21:00Z"/>
        </w:rPr>
        <w:pPrChange w:id="410" w:author="Matty Kadosh" w:date="2015-09-07T19:23:00Z">
          <w:pPr/>
        </w:pPrChange>
      </w:pPr>
      <w:ins w:id="411" w:author="Matty Kadosh" w:date="2015-09-07T19:21:00Z">
        <w:r>
          <w:t>t</w:t>
        </w:r>
        <w:r w:rsidR="007449B0">
          <w:t>ypedef enum _</w:t>
        </w:r>
      </w:ins>
      <w:ins w:id="412" w:author="Matty Kadosh" w:date="2015-09-21T16:57:00Z">
        <w:r w:rsidR="007449B0">
          <w:t>sai_tunnel_id_t</w:t>
        </w:r>
      </w:ins>
    </w:p>
    <w:p w14:paraId="6B3007E5" w14:textId="77777777" w:rsidR="007A1666" w:rsidRDefault="007A1666">
      <w:pPr>
        <w:pStyle w:val="code"/>
        <w:rPr>
          <w:ins w:id="413" w:author="Matty Kadosh" w:date="2015-09-07T19:21:00Z"/>
        </w:rPr>
        <w:pPrChange w:id="414" w:author="Matty Kadosh" w:date="2015-09-07T19:23:00Z">
          <w:pPr/>
        </w:pPrChange>
      </w:pPr>
      <w:ins w:id="415" w:author="Matty Kadosh" w:date="2015-09-07T19:21:00Z">
        <w:r>
          <w:t>{</w:t>
        </w:r>
      </w:ins>
    </w:p>
    <w:p w14:paraId="7CBCD811" w14:textId="7B7E1650" w:rsidR="007449B0" w:rsidRDefault="007A1666" w:rsidP="007449B0">
      <w:pPr>
        <w:pStyle w:val="code"/>
        <w:rPr>
          <w:ins w:id="416" w:author="Matty Kadosh" w:date="2015-09-21T16:58:00Z"/>
        </w:rPr>
      </w:pPr>
      <w:ins w:id="417" w:author="Matty Kadosh" w:date="2015-09-07T19:21:00Z">
        <w:r>
          <w:lastRenderedPageBreak/>
          <w:t xml:space="preserve">    </w:t>
        </w:r>
      </w:ins>
      <w:ins w:id="418" w:author="Matty Kadosh" w:date="2015-09-21T16:58:00Z">
        <w:r w:rsidR="007449B0">
          <w:t>/** READ-WRITE */</w:t>
        </w:r>
      </w:ins>
    </w:p>
    <w:p w14:paraId="73BA06C6" w14:textId="353D268F" w:rsidR="007449B0" w:rsidRDefault="000E1A6E" w:rsidP="007449B0">
      <w:pPr>
        <w:pStyle w:val="code"/>
        <w:rPr>
          <w:ins w:id="419" w:author="Matty Kadosh" w:date="2015-09-21T16:58:00Z"/>
        </w:rPr>
      </w:pPr>
      <w:ins w:id="420" w:author="Matty Kadosh" w:date="2015-09-21T17:17:00Z">
        <w:r>
          <w:t xml:space="preserve">    </w:t>
        </w:r>
      </w:ins>
    </w:p>
    <w:p w14:paraId="42A2CAD9" w14:textId="0FB7ABFE" w:rsidR="007449B0" w:rsidRDefault="000E1A6E" w:rsidP="007449B0">
      <w:pPr>
        <w:pStyle w:val="code"/>
        <w:rPr>
          <w:ins w:id="421" w:author="Matty Kadosh" w:date="2015-09-21T16:58:00Z"/>
        </w:rPr>
      </w:pPr>
      <w:ins w:id="422" w:author="Matty Kadosh" w:date="2015-09-21T16:58:00Z">
        <w:r>
          <w:t xml:space="preserve">    /** </w:t>
        </w:r>
      </w:ins>
      <w:ins w:id="423" w:author="Matty Kadosh" w:date="2015-09-21T17:17:00Z">
        <w:r>
          <w:t>tunnel</w:t>
        </w:r>
      </w:ins>
      <w:ins w:id="424" w:author="Matty Kadosh" w:date="2015-09-21T16:58:00Z">
        <w:r>
          <w:t xml:space="preserve"> type [sai_</w:t>
        </w:r>
      </w:ins>
      <w:ins w:id="425" w:author="Matty Kadosh" w:date="2015-09-21T17:17:00Z">
        <w:r>
          <w:t>tunnel</w:t>
        </w:r>
      </w:ins>
      <w:ins w:id="426" w:author="Matty Kadosh" w:date="2015-09-21T16:58:00Z">
        <w:r w:rsidR="007449B0">
          <w:t>_type_t] (MANDATORY_ON_CREATE|CREATE_ONLY) */</w:t>
        </w:r>
      </w:ins>
    </w:p>
    <w:p w14:paraId="7A4CB67A" w14:textId="04E06D2C" w:rsidR="007449B0" w:rsidRDefault="000E1A6E" w:rsidP="007449B0">
      <w:pPr>
        <w:pStyle w:val="code"/>
        <w:rPr>
          <w:ins w:id="427" w:author="Matty Kadosh" w:date="2015-09-21T17:23:00Z"/>
        </w:rPr>
      </w:pPr>
      <w:ins w:id="428" w:author="Matty Kadosh" w:date="2015-09-21T16:58:00Z">
        <w:r>
          <w:t xml:space="preserve">    SAI_</w:t>
        </w:r>
      </w:ins>
      <w:ins w:id="429" w:author="Matty Kadosh" w:date="2015-09-21T17:17:00Z">
        <w:r>
          <w:t>TUNNEL</w:t>
        </w:r>
      </w:ins>
      <w:ins w:id="430" w:author="Matty Kadosh" w:date="2015-09-21T16:58:00Z">
        <w:r>
          <w:t>_ATTR_TYPE</w:t>
        </w:r>
      </w:ins>
      <w:ins w:id="431" w:author="Matty Kadosh" w:date="2015-09-21T17:23:00Z">
        <w:r>
          <w:t>;</w:t>
        </w:r>
      </w:ins>
    </w:p>
    <w:p w14:paraId="3FB4EB5C" w14:textId="77777777" w:rsidR="000E1A6E" w:rsidRDefault="000E1A6E" w:rsidP="007449B0">
      <w:pPr>
        <w:pStyle w:val="code"/>
        <w:rPr>
          <w:ins w:id="432" w:author="Matty Kadosh" w:date="2015-09-21T17:23:00Z"/>
        </w:rPr>
      </w:pPr>
    </w:p>
    <w:p w14:paraId="0BFABCDB" w14:textId="0F9D1DD4" w:rsidR="000E1A6E" w:rsidRDefault="000E1A6E">
      <w:pPr>
        <w:pStyle w:val="code"/>
        <w:rPr>
          <w:ins w:id="433" w:author="Matty Kadosh" w:date="2015-09-21T17:23:00Z"/>
        </w:rPr>
      </w:pPr>
      <w:ins w:id="434" w:author="Matty Kadosh" w:date="2015-09-21T17:23:00Z">
        <w:r>
          <w:t xml:space="preserve">    /** </w:t>
        </w:r>
      </w:ins>
      <w:ins w:id="435" w:author="Matty Kadosh" w:date="2015-09-21T18:14:00Z">
        <w:r w:rsidR="00F416AE">
          <w:t xml:space="preserve">tunnel </w:t>
        </w:r>
      </w:ins>
      <w:ins w:id="436" w:author="Matty Kadosh" w:date="2015-09-21T18:13:00Z">
        <w:r w:rsidR="00F416AE">
          <w:t>underlay interfac</w:t>
        </w:r>
      </w:ins>
      <w:ins w:id="437" w:author="Matty Kadosh" w:date="2015-09-21T18:14:00Z">
        <w:r w:rsidR="00F416AE">
          <w:t>e</w:t>
        </w:r>
      </w:ins>
      <w:ins w:id="438" w:author="Matty Kadosh" w:date="2015-09-21T18:13:00Z">
        <w:r w:rsidR="00F416AE">
          <w:t xml:space="preserve"> </w:t>
        </w:r>
      </w:ins>
      <w:ins w:id="439" w:author="Matty Kadosh" w:date="2015-09-21T17:23:00Z">
        <w:r w:rsidR="00D5639B">
          <w:t>[sai_</w:t>
        </w:r>
      </w:ins>
      <w:ins w:id="440" w:author="Matty Kadosh" w:date="2015-09-21T18:12:00Z">
        <w:r w:rsidR="00D5639B">
          <w:t>object_id</w:t>
        </w:r>
      </w:ins>
      <w:ins w:id="441" w:author="Matty Kadosh" w:date="2015-09-21T17:23:00Z">
        <w:r w:rsidR="00D5639B">
          <w:t>_t]</w:t>
        </w:r>
      </w:ins>
      <w:ins w:id="442" w:author="Matty Kadosh" w:date="2015-09-21T18:02:00Z">
        <w:r w:rsidR="00D5639B">
          <w:t xml:space="preserve"> </w:t>
        </w:r>
      </w:ins>
      <w:ins w:id="443" w:author="Matty Kadosh" w:date="2015-09-21T17:23:00Z">
        <w:r>
          <w:t>*/</w:t>
        </w:r>
      </w:ins>
    </w:p>
    <w:p w14:paraId="50517AF9" w14:textId="1FFC1505" w:rsidR="00AE3018" w:rsidRDefault="000E1A6E">
      <w:pPr>
        <w:pStyle w:val="code"/>
        <w:rPr>
          <w:ins w:id="444" w:author="Matty Kadosh" w:date="2015-09-21T18:11:00Z"/>
        </w:rPr>
      </w:pPr>
      <w:ins w:id="445" w:author="Matty Kadosh" w:date="2015-09-21T17:23:00Z">
        <w:r>
          <w:t xml:space="preserve">    SAI_TUNNEL_UNDERLAY</w:t>
        </w:r>
      </w:ins>
      <w:ins w:id="446" w:author="Matty Kadosh" w:date="2015-09-21T17:24:00Z">
        <w:r>
          <w:t>_INTERFACE</w:t>
        </w:r>
      </w:ins>
      <w:ins w:id="447" w:author="Matty Kadosh" w:date="2015-09-21T17:23:00Z">
        <w:r>
          <w:t>;</w:t>
        </w:r>
      </w:ins>
    </w:p>
    <w:p w14:paraId="24BF2F32" w14:textId="77777777" w:rsidR="00D5639B" w:rsidRDefault="00D5639B">
      <w:pPr>
        <w:pStyle w:val="code"/>
        <w:rPr>
          <w:ins w:id="448" w:author="Matty Kadosh" w:date="2015-09-21T17:23:00Z"/>
        </w:rPr>
      </w:pPr>
    </w:p>
    <w:p w14:paraId="3A19A17F" w14:textId="37EFCC6D" w:rsidR="00AE3018" w:rsidRDefault="00AE3018">
      <w:pPr>
        <w:pStyle w:val="code"/>
        <w:rPr>
          <w:ins w:id="449" w:author="Matty Kadosh" w:date="2015-09-21T17:24:00Z"/>
        </w:rPr>
      </w:pPr>
      <w:ins w:id="450" w:author="Matty Kadosh" w:date="2015-09-21T17:24:00Z">
        <w:r>
          <w:t xml:space="preserve">    </w:t>
        </w:r>
        <w:r w:rsidR="00D5639B">
          <w:t xml:space="preserve">/** </w:t>
        </w:r>
      </w:ins>
      <w:ins w:id="451" w:author="Matty Kadosh" w:date="2015-09-21T18:14:00Z">
        <w:r w:rsidR="00F416AE">
          <w:t xml:space="preserve">tunnel overlay interafce </w:t>
        </w:r>
      </w:ins>
      <w:ins w:id="452" w:author="Matty Kadosh" w:date="2015-09-21T18:12:00Z">
        <w:r w:rsidR="00D5639B">
          <w:t xml:space="preserve">[sai_object_id_t] </w:t>
        </w:r>
      </w:ins>
      <w:ins w:id="453" w:author="Matty Kadosh" w:date="2015-09-21T17:24:00Z">
        <w:r>
          <w:t>*/</w:t>
        </w:r>
      </w:ins>
    </w:p>
    <w:p w14:paraId="0455473A" w14:textId="24CFBB4F" w:rsidR="00AE3018" w:rsidRDefault="00AE3018" w:rsidP="00AE3018">
      <w:pPr>
        <w:pStyle w:val="code"/>
        <w:rPr>
          <w:ins w:id="454" w:author="Matty Kadosh" w:date="2015-09-21T17:24:00Z"/>
        </w:rPr>
      </w:pPr>
      <w:ins w:id="455" w:author="Matty Kadosh" w:date="2015-09-21T17:24:00Z">
        <w:r>
          <w:t xml:space="preserve">    SAI_TUNNEL_</w:t>
        </w:r>
      </w:ins>
      <w:ins w:id="456" w:author="Matty Kadosh" w:date="2015-09-21T17:25:00Z">
        <w:r>
          <w:t>OVERLAY</w:t>
        </w:r>
      </w:ins>
      <w:ins w:id="457" w:author="Matty Kadosh" w:date="2015-09-21T17:24:00Z">
        <w:r>
          <w:t>_INTERFACE;</w:t>
        </w:r>
      </w:ins>
    </w:p>
    <w:p w14:paraId="569A377D" w14:textId="33C13CFA" w:rsidR="00AE3018" w:rsidRDefault="00F416AE" w:rsidP="00AE3018">
      <w:pPr>
        <w:pStyle w:val="code"/>
        <w:rPr>
          <w:ins w:id="458" w:author="Matty Kadosh" w:date="2015-09-21T18:12:00Z"/>
        </w:rPr>
      </w:pPr>
      <w:ins w:id="459" w:author="Matty Kadosh" w:date="2015-09-21T18:12:00Z">
        <w:r>
          <w:t xml:space="preserve">    </w:t>
        </w:r>
      </w:ins>
    </w:p>
    <w:p w14:paraId="174D007D" w14:textId="2CC6B17F" w:rsidR="00F416AE" w:rsidRDefault="00F416AE" w:rsidP="00F408F9">
      <w:pPr>
        <w:pStyle w:val="code"/>
      </w:pPr>
      <w:ins w:id="460" w:author="Matty Kadosh" w:date="2015-09-21T18:12:00Z">
        <w:r>
          <w:t xml:space="preserve">    /** </w:t>
        </w:r>
      </w:ins>
      <w:ins w:id="461" w:author="Matty Kadosh" w:date="2015-09-21T18:14:00Z">
        <w:r>
          <w:t xml:space="preserve">tunnel </w:t>
        </w:r>
      </w:ins>
      <w:ins w:id="462" w:author="Matty Kadosh" w:date="2015-09-21T18:15:00Z">
        <w:r>
          <w:t>encap attribute</w:t>
        </w:r>
      </w:ins>
      <w:ins w:id="463" w:author="Matty Kadosh" w:date="2015-09-21T18:12:00Z">
        <w:r>
          <w:t>*/</w:t>
        </w:r>
      </w:ins>
    </w:p>
    <w:p w14:paraId="6F014E55" w14:textId="77777777" w:rsidR="00F408F9" w:rsidRDefault="00F408F9" w:rsidP="00F408F9">
      <w:pPr>
        <w:pStyle w:val="code"/>
        <w:rPr>
          <w:ins w:id="464" w:author="Matty Kadosh" w:date="2015-09-21T16:58:00Z"/>
        </w:rPr>
      </w:pPr>
    </w:p>
    <w:p w14:paraId="13C3B905" w14:textId="2D2BE756" w:rsidR="00F408F9" w:rsidRDefault="00F408F9" w:rsidP="00411FD4">
      <w:pPr>
        <w:pStyle w:val="code"/>
        <w:rPr>
          <w:ins w:id="465" w:author="Matty Kadosh" w:date="2015-09-21T18:25:00Z"/>
        </w:rPr>
      </w:pPr>
      <w:ins w:id="466" w:author="Matty Kadosh" w:date="2015-09-21T16:58:00Z">
        <w:r>
          <w:t xml:space="preserve">    /** </w:t>
        </w:r>
      </w:ins>
      <w:ins w:id="467" w:author="Matty Kadosh" w:date="2015-09-21T18:17:00Z">
        <w:r>
          <w:t xml:space="preserve">tunnel ip verssion ipv4/ipv6 </w:t>
        </w:r>
      </w:ins>
      <w:ins w:id="468" w:author="Matty Kadosh" w:date="2015-09-21T16:58:00Z">
        <w:r>
          <w:t xml:space="preserve"> (MANDATORY_ON_CREATE</w:t>
        </w:r>
      </w:ins>
      <w:ins w:id="469" w:author="Matty Kadosh" w:date="2015-09-21T18:19:00Z">
        <w:r>
          <w:t xml:space="preserve"> </w:t>
        </w:r>
      </w:ins>
      <w:ins w:id="470" w:author="Matty Kadosh" w:date="2015-09-21T18:18:00Z">
        <w:r>
          <w:t>when</w:t>
        </w:r>
      </w:ins>
      <w:ins w:id="471" w:author="Matty Kadosh" w:date="2015-09-21T18:19:00Z">
        <w:r>
          <w:t xml:space="preserve"> </w:t>
        </w:r>
      </w:ins>
      <w:ins w:id="472" w:author="Matty Kadosh" w:date="2015-09-21T18:18:00Z">
        <w:r>
          <w:t>(CREATE_ONLY) */</w:t>
        </w:r>
      </w:ins>
    </w:p>
    <w:p w14:paraId="2BE75809" w14:textId="3D336CBF" w:rsidR="00F408F9" w:rsidRDefault="00F408F9" w:rsidP="00411FD4">
      <w:pPr>
        <w:pStyle w:val="code"/>
      </w:pPr>
      <w:ins w:id="473" w:author="Matty Kadosh" w:date="2015-09-21T16:58:00Z">
        <w:r>
          <w:t xml:space="preserve">    SAI_</w:t>
        </w:r>
      </w:ins>
      <w:ins w:id="474" w:author="Matty Kadosh" w:date="2015-09-21T18:16:00Z">
        <w:r>
          <w:t>TUNNEL_IP_VER</w:t>
        </w:r>
      </w:ins>
      <w:ins w:id="475" w:author="Matty Kadosh" w:date="2015-09-21T16:58:00Z">
        <w:r>
          <w:t>,</w:t>
        </w:r>
      </w:ins>
    </w:p>
    <w:p w14:paraId="78DFA6D6" w14:textId="77777777" w:rsidR="00411FD4" w:rsidRDefault="00411FD4" w:rsidP="00411FD4">
      <w:pPr>
        <w:pStyle w:val="code"/>
        <w:rPr>
          <w:ins w:id="476" w:author="Matty Kadosh" w:date="2015-09-21T18:23:00Z"/>
        </w:rPr>
      </w:pPr>
    </w:p>
    <w:p w14:paraId="65290C3C" w14:textId="09BC3E8F" w:rsidR="00F408F9" w:rsidRPr="0058388F" w:rsidRDefault="00F408F9" w:rsidP="00F408F9">
      <w:pPr>
        <w:pStyle w:val="code"/>
        <w:rPr>
          <w:ins w:id="477" w:author="Matty Kadosh" w:date="2015-09-21T18:24:00Z"/>
        </w:rPr>
      </w:pPr>
      <w:ins w:id="478" w:author="Matty Kadosh" w:date="2015-09-21T18:24:00Z">
        <w:r>
          <w:t xml:space="preserve"> </w:t>
        </w:r>
      </w:ins>
      <w:r w:rsidR="00411FD4">
        <w:t xml:space="preserve">   </w:t>
      </w:r>
      <w:ins w:id="479" w:author="Matty Kadosh" w:date="2015-09-21T18:24:00Z">
        <w:r>
          <w:t xml:space="preserve">/**  tunnel src ip (MANDATORY_ON_CREATE when </w:t>
        </w:r>
      </w:ins>
      <w:ins w:id="480" w:author="Matty Kadosh" w:date="2015-09-21T18:25:00Z">
        <w:r>
          <w:t xml:space="preserve"> </w:t>
        </w:r>
      </w:ins>
      <w:r w:rsidR="00411FD4">
        <w:t xml:space="preserve">   </w:t>
      </w:r>
      <w:ins w:id="481" w:author="Matty Kadosh" w:date="2015-09-21T18:24:00Z">
        <w:r>
          <w:t>SAI_TUNNEL_ATTR_TYPE=SAI_TUNNEL_IPINIP,SAI_TUNNEL_IPINIP_GRE,SAI_TUNNEL_IPINIP_GRE_AND_KEY)</w:t>
        </w:r>
      </w:ins>
    </w:p>
    <w:p w14:paraId="72C75820" w14:textId="77777777" w:rsidR="00F408F9" w:rsidRDefault="00F408F9" w:rsidP="00F408F9">
      <w:pPr>
        <w:pStyle w:val="code"/>
        <w:rPr>
          <w:ins w:id="482" w:author="Matty Kadosh" w:date="2015-09-21T18:24:00Z"/>
        </w:rPr>
      </w:pPr>
      <w:ins w:id="483" w:author="Matty Kadosh" w:date="2015-09-21T18:24:00Z">
        <w:r>
          <w:t xml:space="preserve"> (CREATE_ONLY) */</w:t>
        </w:r>
      </w:ins>
    </w:p>
    <w:p w14:paraId="648CA6E7" w14:textId="77777777" w:rsidR="00F408F9" w:rsidRDefault="00F408F9" w:rsidP="00F408F9">
      <w:pPr>
        <w:pStyle w:val="code"/>
        <w:rPr>
          <w:ins w:id="484" w:author="Matty Kadosh" w:date="2015-09-21T18:21:00Z"/>
        </w:rPr>
      </w:pPr>
    </w:p>
    <w:p w14:paraId="02EBDFB0" w14:textId="77777777" w:rsidR="00F408F9" w:rsidRDefault="00F408F9" w:rsidP="00F408F9">
      <w:pPr>
        <w:pStyle w:val="code"/>
        <w:rPr>
          <w:ins w:id="485" w:author="Matty Kadosh" w:date="2015-09-21T18:27:00Z"/>
        </w:rPr>
      </w:pPr>
      <w:ins w:id="486" w:author="Matty Kadosh" w:date="2015-09-21T18:24:00Z">
        <w:r>
          <w:t xml:space="preserve">    SAI_TUNNEL_SRC_IP,</w:t>
        </w:r>
      </w:ins>
    </w:p>
    <w:p w14:paraId="2DF10867" w14:textId="77777777" w:rsidR="00F408F9" w:rsidRDefault="00F408F9" w:rsidP="00F408F9">
      <w:pPr>
        <w:pStyle w:val="code"/>
        <w:rPr>
          <w:ins w:id="487" w:author="Matty Kadosh" w:date="2015-09-21T18:27:00Z"/>
        </w:rPr>
      </w:pPr>
    </w:p>
    <w:p w14:paraId="12DC2A5E" w14:textId="77777777" w:rsidR="00F408F9" w:rsidRPr="0058388F" w:rsidRDefault="00F408F9" w:rsidP="00F408F9">
      <w:pPr>
        <w:pStyle w:val="code"/>
        <w:rPr>
          <w:ins w:id="488" w:author="Matty Kadosh" w:date="2015-09-21T18:31:00Z"/>
        </w:rPr>
      </w:pPr>
      <w:ins w:id="489" w:author="Matty Kadosh" w:date="2015-09-21T18:27:00Z">
        <w:r>
          <w:t xml:space="preserve">   </w:t>
        </w:r>
      </w:ins>
      <w:ins w:id="490" w:author="Matty Kadosh" w:date="2015-09-21T18:31:00Z">
        <w:r>
          <w:t xml:space="preserve"> /**  tunnel TTL mode (copy from inner or user define </w:t>
        </w:r>
      </w:ins>
      <w:ins w:id="491" w:author="Matty Kadosh" w:date="2015-09-21T18:27:00Z">
        <w:r>
          <w:t xml:space="preserve"> </w:t>
        </w:r>
      </w:ins>
      <w:ins w:id="492" w:author="Matty Kadosh" w:date="2015-09-21T18:30:00Z">
        <w:r>
          <w:t>[sai_tunnel_ttl_mode_t]</w:t>
        </w:r>
      </w:ins>
      <w:ins w:id="493" w:author="Matty Kadosh" w:date="2015-09-21T18:31:00Z">
        <w:r>
          <w:t xml:space="preserve"> MANDATORY_ON_CREATE when  SAI_TUNNEL_ATTR_TYPE=SAI_TUNNEL_IPINIP,SAI_TUNNEL_IPINIP_GRE,SAI_TUNNEL_IPINIP_GRE_AND_KEY)</w:t>
        </w:r>
      </w:ins>
    </w:p>
    <w:p w14:paraId="2352258D" w14:textId="77777777" w:rsidR="00F408F9" w:rsidRDefault="00F408F9" w:rsidP="00F408F9">
      <w:pPr>
        <w:pStyle w:val="code"/>
        <w:rPr>
          <w:ins w:id="494" w:author="Matty Kadosh" w:date="2015-09-21T18:31:00Z"/>
        </w:rPr>
      </w:pPr>
      <w:ins w:id="495" w:author="Matty Kadosh" w:date="2015-09-21T18:31:00Z">
        <w:r>
          <w:t xml:space="preserve"> (CREATE_ONLY) */</w:t>
        </w:r>
      </w:ins>
    </w:p>
    <w:p w14:paraId="21775E0D" w14:textId="77777777" w:rsidR="00F408F9" w:rsidRDefault="00F408F9" w:rsidP="00F408F9">
      <w:pPr>
        <w:pStyle w:val="code"/>
        <w:rPr>
          <w:ins w:id="496" w:author="Matty Kadosh" w:date="2015-09-21T18:27:00Z"/>
        </w:rPr>
      </w:pPr>
    </w:p>
    <w:p w14:paraId="7B5FEBAA" w14:textId="690CE5FB" w:rsidR="00F408F9" w:rsidRDefault="00F408F9" w:rsidP="00F408F9">
      <w:pPr>
        <w:pStyle w:val="code"/>
        <w:rPr>
          <w:ins w:id="497" w:author="Matty Kadosh" w:date="2015-09-21T18:27:00Z"/>
        </w:rPr>
      </w:pPr>
      <w:ins w:id="498" w:author="Matty Kadosh" w:date="2015-09-21T18:27:00Z">
        <w:r>
          <w:t xml:space="preserve">   </w:t>
        </w:r>
      </w:ins>
      <w:ins w:id="499" w:author="Matty Kadosh" w:date="2015-09-21T18:32:00Z">
        <w:r>
          <w:t xml:space="preserve"> </w:t>
        </w:r>
      </w:ins>
      <w:ins w:id="500" w:author="Matty Kadosh" w:date="2015-09-21T18:27:00Z">
        <w:r>
          <w:t>SAI_TUNNEL_</w:t>
        </w:r>
      </w:ins>
      <w:r w:rsidR="00411FD4">
        <w:t>ENCAP_</w:t>
      </w:r>
      <w:ins w:id="501" w:author="Matty Kadosh" w:date="2015-09-21T18:27:00Z">
        <w:r>
          <w:t>TTL_MODE,</w:t>
        </w:r>
      </w:ins>
    </w:p>
    <w:p w14:paraId="29E0DBE2" w14:textId="77777777" w:rsidR="00F408F9" w:rsidRDefault="00F408F9" w:rsidP="00F408F9">
      <w:pPr>
        <w:pStyle w:val="code"/>
        <w:rPr>
          <w:ins w:id="502" w:author="Matty Kadosh" w:date="2015-09-21T18:32:00Z"/>
        </w:rPr>
      </w:pPr>
    </w:p>
    <w:p w14:paraId="32604225" w14:textId="77777777" w:rsidR="00F408F9" w:rsidRPr="0058388F" w:rsidRDefault="00F408F9" w:rsidP="00F408F9">
      <w:pPr>
        <w:pStyle w:val="code"/>
        <w:rPr>
          <w:ins w:id="503" w:author="Matty Kadosh" w:date="2015-09-21T18:32:00Z"/>
        </w:rPr>
      </w:pPr>
      <w:ins w:id="504" w:author="Matty Kadosh" w:date="2015-09-21T18:32:00Z">
        <w:r>
          <w:t xml:space="preserve">    /**  tunnel TTL value  MANDATORY_ON_CREATE when  </w:t>
        </w:r>
      </w:ins>
      <w:ins w:id="505" w:author="Matty Kadosh" w:date="2015-09-21T18:33:00Z">
        <w:r>
          <w:t xml:space="preserve">SAI_TUNNEL_TTL_MODE </w:t>
        </w:r>
      </w:ins>
      <w:ins w:id="506" w:author="Matty Kadosh" w:date="2015-09-21T18:32:00Z">
        <w:r>
          <w:t>=</w:t>
        </w:r>
      </w:ins>
      <w:ins w:id="507" w:author="Matty Kadosh" w:date="2015-09-21T18:33:00Z">
        <w:r w:rsidRPr="00692FBD">
          <w:t xml:space="preserve"> </w:t>
        </w:r>
        <w:r>
          <w:t>SAI_TUNNEL_TTL_USER_DEFINE</w:t>
        </w:r>
      </w:ins>
      <w:ins w:id="508" w:author="Matty Kadosh" w:date="2015-09-21T18:32:00Z">
        <w:r>
          <w:t>)</w:t>
        </w:r>
      </w:ins>
    </w:p>
    <w:p w14:paraId="31D66580" w14:textId="77777777" w:rsidR="00F408F9" w:rsidRDefault="00F408F9" w:rsidP="00F408F9">
      <w:pPr>
        <w:pStyle w:val="code"/>
        <w:rPr>
          <w:ins w:id="509" w:author="Matty Kadosh" w:date="2015-09-21T18:32:00Z"/>
        </w:rPr>
      </w:pPr>
    </w:p>
    <w:p w14:paraId="0900B419" w14:textId="241497FD" w:rsidR="00F408F9" w:rsidRDefault="00F408F9" w:rsidP="00F408F9">
      <w:pPr>
        <w:pStyle w:val="code"/>
        <w:rPr>
          <w:ins w:id="510" w:author="Matty Kadosh" w:date="2015-09-21T18:34:00Z"/>
        </w:rPr>
      </w:pPr>
      <w:ins w:id="511" w:author="Matty Kadosh" w:date="2015-09-21T18:32:00Z">
        <w:r>
          <w:t xml:space="preserve">    SAI_TUNNEL_</w:t>
        </w:r>
      </w:ins>
      <w:r w:rsidR="00411FD4">
        <w:t>ENCAP_</w:t>
      </w:r>
      <w:ins w:id="512" w:author="Matty Kadosh" w:date="2015-09-21T18:32:00Z">
        <w:r>
          <w:t>TTL_VAL,</w:t>
        </w:r>
      </w:ins>
    </w:p>
    <w:p w14:paraId="7B09D954" w14:textId="77777777" w:rsidR="00F408F9" w:rsidRDefault="00F408F9" w:rsidP="00F408F9">
      <w:pPr>
        <w:pStyle w:val="code"/>
        <w:rPr>
          <w:ins w:id="513" w:author="Matty Kadosh" w:date="2015-09-21T18:34:00Z"/>
        </w:rPr>
      </w:pPr>
    </w:p>
    <w:p w14:paraId="43E358D6" w14:textId="77777777" w:rsidR="00F408F9" w:rsidRPr="0058388F" w:rsidRDefault="00F408F9" w:rsidP="00F408F9">
      <w:pPr>
        <w:pStyle w:val="code"/>
        <w:rPr>
          <w:ins w:id="514" w:author="Matty Kadosh" w:date="2015-09-21T18:34:00Z"/>
        </w:rPr>
      </w:pPr>
      <w:ins w:id="515" w:author="Matty Kadosh" w:date="2015-09-21T18:34:00Z">
        <w:r>
          <w:t xml:space="preserve">    /**  tunnel </w:t>
        </w:r>
      </w:ins>
      <w:ins w:id="516" w:author="Matty Kadosh" w:date="2015-09-21T18:35:00Z">
        <w:r>
          <w:t xml:space="preserve">dscp </w:t>
        </w:r>
      </w:ins>
      <w:ins w:id="517" w:author="Matty Kadosh" w:date="2015-09-21T18:34:00Z">
        <w:r>
          <w:t xml:space="preserve"> mode (</w:t>
        </w:r>
      </w:ins>
      <w:ins w:id="518" w:author="Matty Kadosh" w:date="2015-09-21T18:35:00Z">
        <w:r>
          <w:t>pipe or uniform model )</w:t>
        </w:r>
      </w:ins>
      <w:ins w:id="519" w:author="Matty Kadosh" w:date="2015-09-21T18:34:00Z">
        <w:r>
          <w:t xml:space="preserve">  [sai_tunnel_</w:t>
        </w:r>
      </w:ins>
      <w:ins w:id="520" w:author="Matty Kadosh" w:date="2015-09-21T18:35:00Z">
        <w:r>
          <w:t>dscp</w:t>
        </w:r>
      </w:ins>
      <w:ins w:id="521" w:author="Matty Kadosh" w:date="2015-09-21T18:34:00Z">
        <w:r>
          <w:t>_mode_t] MANDATORY_ON_CREATE when  SAI_TUNNEL_ATTR_TYPE=SAI_TUNNEL_IPINIP,SAI_TUNNEL_IPINIP_GRE,SAI_TUNNEL_IPINIP_GRE_AND_KEY)</w:t>
        </w:r>
      </w:ins>
    </w:p>
    <w:p w14:paraId="03D3E42F" w14:textId="77777777" w:rsidR="00F408F9" w:rsidRDefault="00F408F9" w:rsidP="00F408F9">
      <w:pPr>
        <w:pStyle w:val="code"/>
        <w:rPr>
          <w:ins w:id="522" w:author="Matty Kadosh" w:date="2015-09-21T18:34:00Z"/>
        </w:rPr>
      </w:pPr>
      <w:ins w:id="523" w:author="Matty Kadosh" w:date="2015-09-21T18:34:00Z">
        <w:r>
          <w:t xml:space="preserve"> (CREATE_ONLY) */</w:t>
        </w:r>
      </w:ins>
    </w:p>
    <w:p w14:paraId="72E59BC3" w14:textId="77777777" w:rsidR="00F408F9" w:rsidRDefault="00F408F9" w:rsidP="00F408F9">
      <w:pPr>
        <w:pStyle w:val="code"/>
        <w:rPr>
          <w:ins w:id="524" w:author="Matty Kadosh" w:date="2015-09-21T18:34:00Z"/>
        </w:rPr>
      </w:pPr>
    </w:p>
    <w:p w14:paraId="6D958CFC" w14:textId="45179888" w:rsidR="00F408F9" w:rsidRDefault="00F408F9" w:rsidP="00F408F9">
      <w:pPr>
        <w:pStyle w:val="code"/>
        <w:rPr>
          <w:ins w:id="525" w:author="Matty Kadosh" w:date="2015-09-21T18:34:00Z"/>
        </w:rPr>
      </w:pPr>
      <w:ins w:id="526" w:author="Matty Kadosh" w:date="2015-09-21T18:34:00Z">
        <w:r>
          <w:t xml:space="preserve">    SAI_TUNNEL_</w:t>
        </w:r>
      </w:ins>
      <w:r w:rsidR="00411FD4">
        <w:t>ENCAP_</w:t>
      </w:r>
      <w:ins w:id="527" w:author="Matty Kadosh" w:date="2015-09-21T18:35:00Z">
        <w:r>
          <w:t>DSCP</w:t>
        </w:r>
      </w:ins>
      <w:ins w:id="528" w:author="Matty Kadosh" w:date="2015-09-21T18:34:00Z">
        <w:r>
          <w:t>_MODE,</w:t>
        </w:r>
      </w:ins>
    </w:p>
    <w:p w14:paraId="1D4E9736" w14:textId="77777777" w:rsidR="00F408F9" w:rsidRDefault="00F408F9" w:rsidP="00F408F9">
      <w:pPr>
        <w:pStyle w:val="code"/>
        <w:rPr>
          <w:ins w:id="529" w:author="Matty Kadosh" w:date="2015-09-21T18:34:00Z"/>
        </w:rPr>
      </w:pPr>
    </w:p>
    <w:p w14:paraId="6B0BA93D" w14:textId="77777777" w:rsidR="00F408F9" w:rsidRPr="0058388F" w:rsidRDefault="00F408F9" w:rsidP="00F408F9">
      <w:pPr>
        <w:pStyle w:val="code"/>
        <w:rPr>
          <w:ins w:id="530" w:author="Matty Kadosh" w:date="2015-09-21T18:34:00Z"/>
        </w:rPr>
      </w:pPr>
      <w:ins w:id="531" w:author="Matty Kadosh" w:date="2015-09-21T18:34:00Z">
        <w:r>
          <w:t xml:space="preserve">    /**  tunnel </w:t>
        </w:r>
      </w:ins>
      <w:ins w:id="532" w:author="Matty Kadosh" w:date="2015-09-21T18:36:00Z">
        <w:r>
          <w:t>DSCP</w:t>
        </w:r>
      </w:ins>
      <w:ins w:id="533" w:author="Matty Kadosh" w:date="2015-09-21T18:34:00Z">
        <w:r>
          <w:t xml:space="preserve"> value  MANDATORY_ON_CREATE when  SAI_TUNNEL_</w:t>
        </w:r>
      </w:ins>
      <w:ins w:id="534" w:author="Matty Kadosh" w:date="2015-09-21T18:36:00Z">
        <w:r>
          <w:t>DSCP</w:t>
        </w:r>
      </w:ins>
      <w:ins w:id="535" w:author="Matty Kadosh" w:date="2015-09-21T18:34:00Z">
        <w:r>
          <w:t>_MODE =</w:t>
        </w:r>
        <w:r w:rsidRPr="00692FBD">
          <w:t xml:space="preserve"> </w:t>
        </w:r>
        <w:r>
          <w:t>SAI_TUNNEL</w:t>
        </w:r>
      </w:ins>
      <w:ins w:id="536" w:author="Matty Kadosh" w:date="2015-09-21T18:35:00Z">
        <w:r>
          <w:t>_DSCP</w:t>
        </w:r>
      </w:ins>
      <w:ins w:id="537" w:author="Matty Kadosh" w:date="2015-09-21T18:34:00Z">
        <w:r>
          <w:t>_USER_DEFINE)</w:t>
        </w:r>
      </w:ins>
    </w:p>
    <w:p w14:paraId="396872F6" w14:textId="77777777" w:rsidR="00F408F9" w:rsidRDefault="00F408F9" w:rsidP="00F408F9">
      <w:pPr>
        <w:pStyle w:val="code"/>
        <w:rPr>
          <w:ins w:id="538" w:author="Matty Kadosh" w:date="2015-09-21T18:34:00Z"/>
        </w:rPr>
      </w:pPr>
    </w:p>
    <w:p w14:paraId="770F0D1F" w14:textId="35436828" w:rsidR="00F408F9" w:rsidRDefault="00F408F9" w:rsidP="00F408F9">
      <w:pPr>
        <w:pStyle w:val="code"/>
        <w:rPr>
          <w:ins w:id="539" w:author="Matty Kadosh" w:date="2015-09-21T18:40:00Z"/>
        </w:rPr>
      </w:pPr>
      <w:ins w:id="540" w:author="Matty Kadosh" w:date="2015-09-21T18:34:00Z">
        <w:r>
          <w:t xml:space="preserve">    SAI_TUNNEL_</w:t>
        </w:r>
      </w:ins>
      <w:r w:rsidR="00411FD4">
        <w:t>ENCAP_</w:t>
      </w:r>
      <w:ins w:id="541" w:author="Matty Kadosh" w:date="2015-09-21T18:36:00Z">
        <w:r>
          <w:t>DSCP</w:t>
        </w:r>
      </w:ins>
      <w:ins w:id="542" w:author="Matty Kadosh" w:date="2015-09-21T18:34:00Z">
        <w:r>
          <w:t>_VAL,</w:t>
        </w:r>
      </w:ins>
    </w:p>
    <w:p w14:paraId="17776297" w14:textId="77777777" w:rsidR="00F408F9" w:rsidRDefault="00F408F9" w:rsidP="00F408F9">
      <w:pPr>
        <w:pStyle w:val="code"/>
        <w:rPr>
          <w:ins w:id="543" w:author="Matty Kadosh" w:date="2015-09-21T18:24:00Z"/>
        </w:rPr>
      </w:pPr>
    </w:p>
    <w:p w14:paraId="623B1309" w14:textId="77777777" w:rsidR="00F408F9" w:rsidRPr="0058388F" w:rsidRDefault="00F408F9" w:rsidP="00F408F9">
      <w:pPr>
        <w:pStyle w:val="code"/>
        <w:rPr>
          <w:ins w:id="544" w:author="Matty Kadosh" w:date="2015-09-21T18:22:00Z"/>
        </w:rPr>
      </w:pPr>
      <w:ins w:id="545" w:author="Matty Kadosh" w:date="2015-09-21T18:22:00Z">
        <w:r>
          <w:t>/** tunnel GEP key (MANDATORY_ON_CREATE when SAI_TUNNEL_ATTR_TYPE=SAI_TUNNEL_IPINIP_GRE_AND_KEY)</w:t>
        </w:r>
      </w:ins>
    </w:p>
    <w:p w14:paraId="0F561ADC" w14:textId="77777777" w:rsidR="00F408F9" w:rsidRDefault="00F408F9" w:rsidP="00F408F9">
      <w:pPr>
        <w:pStyle w:val="code"/>
        <w:rPr>
          <w:ins w:id="546" w:author="Matty Kadosh" w:date="2015-09-21T18:22:00Z"/>
        </w:rPr>
      </w:pPr>
      <w:ins w:id="547" w:author="Matty Kadosh" w:date="2015-09-21T18:25:00Z">
        <w:r>
          <w:t xml:space="preserve"> </w:t>
        </w:r>
      </w:ins>
      <w:ins w:id="548" w:author="Matty Kadosh" w:date="2015-09-21T18:22:00Z">
        <w:r>
          <w:t>(CREATE_ONLY) */</w:t>
        </w:r>
      </w:ins>
    </w:p>
    <w:p w14:paraId="7551348C" w14:textId="77777777" w:rsidR="00F408F9" w:rsidRDefault="00F408F9" w:rsidP="00F408F9">
      <w:pPr>
        <w:pStyle w:val="code"/>
        <w:rPr>
          <w:ins w:id="549" w:author="Matty Kadosh" w:date="2015-09-21T18:22:00Z"/>
        </w:rPr>
      </w:pPr>
      <w:ins w:id="550" w:author="Matty Kadosh" w:date="2015-09-21T18:22:00Z">
        <w:r>
          <w:t>*/</w:t>
        </w:r>
      </w:ins>
    </w:p>
    <w:p w14:paraId="5D50C040" w14:textId="75FF9CB2" w:rsidR="00F408F9" w:rsidRDefault="00F408F9" w:rsidP="00F408F9">
      <w:pPr>
        <w:pStyle w:val="code"/>
      </w:pPr>
      <w:ins w:id="551" w:author="Matty Kadosh" w:date="2015-09-21T18:21:00Z">
        <w:r>
          <w:t xml:space="preserve">    SAI_TUNNEL_</w:t>
        </w:r>
      </w:ins>
      <w:r w:rsidR="00411FD4">
        <w:t>ENCAP_</w:t>
      </w:r>
      <w:ins w:id="552" w:author="Matty Kadosh" w:date="2015-09-21T18:21:00Z">
        <w:r>
          <w:t>GRE_KEY,</w:t>
        </w:r>
      </w:ins>
    </w:p>
    <w:p w14:paraId="7DEC2D1D" w14:textId="77777777" w:rsidR="00F408F9" w:rsidRDefault="00F408F9" w:rsidP="00F408F9">
      <w:pPr>
        <w:pStyle w:val="code"/>
      </w:pPr>
      <w:r>
        <w:t xml:space="preserve"> </w:t>
      </w:r>
      <w:ins w:id="553" w:author="Matty Kadosh" w:date="2015-09-21T18:43:00Z">
        <w:r>
          <w:t>/**  tunnel mapp</w:t>
        </w:r>
      </w:ins>
      <w:r>
        <w:t>er [</w:t>
      </w:r>
      <w:r>
        <w:rPr>
          <w:lang w:bidi="he-IL"/>
        </w:rPr>
        <w:t>sai_object_id_t]</w:t>
      </w:r>
      <w:ins w:id="554" w:author="Matty Kadosh" w:date="2015-09-21T18:43:00Z">
        <w:r>
          <w:t xml:space="preserve"> */</w:t>
        </w:r>
      </w:ins>
    </w:p>
    <w:p w14:paraId="6A2B5485" w14:textId="77777777" w:rsidR="00411FD4" w:rsidRDefault="00411FD4" w:rsidP="00F408F9">
      <w:pPr>
        <w:pStyle w:val="code"/>
      </w:pPr>
    </w:p>
    <w:p w14:paraId="688BB7E1" w14:textId="77777777" w:rsidR="00F408F9" w:rsidRDefault="00F408F9" w:rsidP="00F408F9">
      <w:pPr>
        <w:pStyle w:val="code"/>
        <w:rPr>
          <w:ins w:id="555" w:author="Matty Kadosh" w:date="2015-09-21T19:11:00Z"/>
        </w:rPr>
      </w:pPr>
      <w:r>
        <w:t xml:space="preserve">   SAI_TUNNEL_ENCAP_MAPPER,</w:t>
      </w:r>
    </w:p>
    <w:p w14:paraId="32F0ACE4" w14:textId="1B5655E6" w:rsidR="00F416AE" w:rsidRDefault="00F408F9" w:rsidP="00F416AE">
      <w:pPr>
        <w:pStyle w:val="code"/>
        <w:rPr>
          <w:ins w:id="556" w:author="Matty Kadosh" w:date="2015-09-21T18:12:00Z"/>
        </w:rPr>
      </w:pPr>
      <w:r>
        <w:t xml:space="preserve">   </w:t>
      </w:r>
    </w:p>
    <w:p w14:paraId="17CCB06F" w14:textId="77777777" w:rsidR="00411FD4" w:rsidRDefault="00F416AE">
      <w:pPr>
        <w:pStyle w:val="code"/>
        <w:pPrChange w:id="557" w:author="Matty Kadosh" w:date="2015-09-21T18:13:00Z">
          <w:pPr/>
        </w:pPrChange>
      </w:pPr>
      <w:ins w:id="558" w:author="Matty Kadosh" w:date="2015-09-21T18:13:00Z">
        <w:r>
          <w:t xml:space="preserve">  </w:t>
        </w:r>
      </w:ins>
      <w:ins w:id="559" w:author="Matty Kadosh" w:date="2015-09-21T18:12:00Z">
        <w:r>
          <w:t xml:space="preserve">  </w:t>
        </w:r>
      </w:ins>
      <w:ins w:id="560" w:author="Matty Kadosh" w:date="2015-09-21T18:13:00Z">
        <w:r>
          <w:t xml:space="preserve">/** </w:t>
        </w:r>
      </w:ins>
      <w:ins w:id="561" w:author="Matty Kadosh" w:date="2015-09-21T18:15:00Z">
        <w:r>
          <w:t xml:space="preserve">tunnel dencap attribute </w:t>
        </w:r>
      </w:ins>
      <w:r w:rsidR="00411FD4">
        <w:t>**/</w:t>
      </w:r>
      <w:ins w:id="562" w:author="Matty Kadosh" w:date="2015-09-21T18:15:00Z">
        <w:r>
          <w:t xml:space="preserve"> </w:t>
        </w:r>
      </w:ins>
    </w:p>
    <w:p w14:paraId="08A66595" w14:textId="77777777" w:rsidR="00411FD4" w:rsidRDefault="00411FD4" w:rsidP="00411FD4">
      <w:pPr>
        <w:pStyle w:val="code"/>
        <w:rPr>
          <w:ins w:id="563" w:author="Matty Kadosh" w:date="2015-09-21T19:06:00Z"/>
        </w:rPr>
      </w:pPr>
    </w:p>
    <w:p w14:paraId="7293BADA" w14:textId="77777777" w:rsidR="00411FD4" w:rsidRDefault="00411FD4" w:rsidP="00411FD4">
      <w:pPr>
        <w:pStyle w:val="code"/>
        <w:rPr>
          <w:ins w:id="564" w:author="Matty Kadosh" w:date="2015-09-21T19:09:00Z"/>
        </w:rPr>
      </w:pPr>
      <w:ins w:id="565" w:author="Matty Kadosh" w:date="2015-09-21T19:07:00Z">
        <w:r>
          <w:t xml:space="preserve">    /**  enable </w:t>
        </w:r>
      </w:ins>
      <w:ins w:id="566" w:author="Matty Kadosh" w:date="2015-09-21T19:08:00Z">
        <w:r>
          <w:t xml:space="preserve">decap src ip validation check </w:t>
        </w:r>
      </w:ins>
      <w:ins w:id="567" w:author="Matty Kadosh" w:date="2015-09-21T19:07:00Z">
        <w:r>
          <w:t xml:space="preserve"> MANDATORY_ON_CREATE when  </w:t>
        </w:r>
      </w:ins>
      <w:ins w:id="568" w:author="Matty Kadosh" w:date="2015-09-21T19:08:00Z">
        <w:r>
          <w:t xml:space="preserve">   </w:t>
        </w:r>
      </w:ins>
      <w:ins w:id="569" w:author="Matty Kadosh" w:date="2015-09-21T19:07:00Z">
        <w:r>
          <w:t>SAI_TUNNEL_ATTR_TYPE=SAI_TUNNEL_IPINIP,SAI_TUNNEL_IPINIP_GRE,SAI_TUNNEL_IPINIP_GRE_AND_KEY)</w:t>
        </w:r>
      </w:ins>
    </w:p>
    <w:p w14:paraId="2874201A" w14:textId="77777777" w:rsidR="00411FD4" w:rsidRDefault="00411FD4" w:rsidP="00411FD4">
      <w:pPr>
        <w:pStyle w:val="code"/>
        <w:rPr>
          <w:ins w:id="570" w:author="Matty Kadosh" w:date="2015-09-21T19:06:00Z"/>
        </w:rPr>
      </w:pPr>
      <w:ins w:id="571" w:author="Matty Kadosh" w:date="2015-09-21T19:09:00Z">
        <w:r>
          <w:t xml:space="preserve">    */</w:t>
        </w:r>
      </w:ins>
    </w:p>
    <w:p w14:paraId="0A00564C" w14:textId="77777777" w:rsidR="00411FD4" w:rsidRDefault="00411FD4" w:rsidP="00411FD4">
      <w:pPr>
        <w:pStyle w:val="code"/>
        <w:rPr>
          <w:ins w:id="572" w:author="Matty Kadosh" w:date="2015-09-21T19:10:00Z"/>
        </w:rPr>
      </w:pPr>
      <w:ins w:id="573" w:author="Matty Kadosh" w:date="2015-09-21T19:06:00Z">
        <w:r>
          <w:t xml:space="preserve">    SAI_TUNNEL_DECAP_SIP_CHECK,</w:t>
        </w:r>
      </w:ins>
    </w:p>
    <w:p w14:paraId="49FB54B6" w14:textId="77777777" w:rsidR="00411FD4" w:rsidRDefault="00411FD4" w:rsidP="00411FD4">
      <w:pPr>
        <w:pStyle w:val="code"/>
        <w:rPr>
          <w:ins w:id="574" w:author="Matty Kadosh" w:date="2015-09-21T19:10:00Z"/>
        </w:rPr>
      </w:pPr>
    </w:p>
    <w:p w14:paraId="49ED9F4F" w14:textId="77777777" w:rsidR="00411FD4" w:rsidRPr="0058388F" w:rsidRDefault="00411FD4" w:rsidP="00411FD4">
      <w:pPr>
        <w:pStyle w:val="code"/>
        <w:rPr>
          <w:ins w:id="575" w:author="Matty Kadosh" w:date="2015-09-21T19:10:00Z"/>
        </w:rPr>
      </w:pPr>
      <w:ins w:id="576" w:author="Matty Kadosh" w:date="2015-09-21T19:10:00Z">
        <w:r>
          <w:t>/**  expected tunnel src ip (MANDATORY_ON_CREATE when  SAI_TUNNEL_DECAP_SIP_CHECK is enabled</w:t>
        </w:r>
      </w:ins>
      <w:ins w:id="577" w:author="Matty Kadosh" w:date="2015-09-21T19:11:00Z">
        <w:r>
          <w:t>)</w:t>
        </w:r>
      </w:ins>
    </w:p>
    <w:p w14:paraId="3C0587B2" w14:textId="77777777" w:rsidR="00411FD4" w:rsidRDefault="00411FD4" w:rsidP="00411FD4">
      <w:pPr>
        <w:pStyle w:val="code"/>
        <w:rPr>
          <w:ins w:id="578" w:author="Matty Kadosh" w:date="2015-09-21T19:10:00Z"/>
        </w:rPr>
      </w:pPr>
      <w:ins w:id="579" w:author="Matty Kadosh" w:date="2015-09-21T19:10:00Z">
        <w:r>
          <w:t xml:space="preserve"> (CREATE_ONLY) */</w:t>
        </w:r>
      </w:ins>
    </w:p>
    <w:p w14:paraId="3B338404" w14:textId="77777777" w:rsidR="00411FD4" w:rsidRDefault="00411FD4" w:rsidP="00411FD4">
      <w:pPr>
        <w:pStyle w:val="code"/>
        <w:rPr>
          <w:ins w:id="580" w:author="Matty Kadosh" w:date="2015-09-21T19:10:00Z"/>
        </w:rPr>
      </w:pPr>
    </w:p>
    <w:p w14:paraId="425C6AD0" w14:textId="4311DB26" w:rsidR="00411FD4" w:rsidRDefault="00411FD4" w:rsidP="00411FD4">
      <w:pPr>
        <w:pStyle w:val="code"/>
        <w:rPr>
          <w:ins w:id="581" w:author="Matty Kadosh" w:date="2015-09-21T19:10:00Z"/>
        </w:rPr>
      </w:pPr>
      <w:ins w:id="582" w:author="Matty Kadosh" w:date="2015-09-21T19:10:00Z">
        <w:r>
          <w:t xml:space="preserve">    SAI_TUNNEL_</w:t>
        </w:r>
      </w:ins>
      <w:r>
        <w:t>DECAP_</w:t>
      </w:r>
      <w:ins w:id="583" w:author="Matty Kadosh" w:date="2015-09-21T19:11:00Z">
        <w:r>
          <w:t>EXPECTED_</w:t>
        </w:r>
      </w:ins>
      <w:ins w:id="584" w:author="Matty Kadosh" w:date="2015-09-21T19:10:00Z">
        <w:r>
          <w:t>SRC_IP,</w:t>
        </w:r>
      </w:ins>
    </w:p>
    <w:p w14:paraId="6E7A93D6" w14:textId="77777777" w:rsidR="00411FD4" w:rsidRDefault="00411FD4" w:rsidP="00411FD4">
      <w:pPr>
        <w:pStyle w:val="code"/>
        <w:rPr>
          <w:ins w:id="585" w:author="Matty Kadosh" w:date="2015-09-21T18:42:00Z"/>
        </w:rPr>
      </w:pPr>
    </w:p>
    <w:p w14:paraId="6F86769E" w14:textId="77777777" w:rsidR="00411FD4" w:rsidRDefault="00411FD4" w:rsidP="00411FD4">
      <w:pPr>
        <w:pStyle w:val="code"/>
      </w:pPr>
      <w:ins w:id="586" w:author="Matty Kadosh" w:date="2015-09-21T18:43:00Z">
        <w:r>
          <w:t xml:space="preserve">   /**  tunnel decap ECN mapping</w:t>
        </w:r>
      </w:ins>
      <w:r>
        <w:t xml:space="preserve"> [</w:t>
      </w:r>
      <w:r>
        <w:rPr>
          <w:lang w:bidi="he-IL"/>
        </w:rPr>
        <w:t>sai_object_id_t]</w:t>
      </w:r>
      <w:ins w:id="587" w:author="Matty Kadosh" w:date="2015-09-21T18:43:00Z">
        <w:r>
          <w:t xml:space="preserve"> */</w:t>
        </w:r>
      </w:ins>
    </w:p>
    <w:p w14:paraId="6BCB198C" w14:textId="77777777" w:rsidR="00411FD4" w:rsidRDefault="00411FD4" w:rsidP="00411FD4">
      <w:pPr>
        <w:pStyle w:val="code"/>
        <w:rPr>
          <w:ins w:id="588" w:author="Matty Kadosh" w:date="2015-09-21T18:43:00Z"/>
        </w:rPr>
      </w:pPr>
    </w:p>
    <w:p w14:paraId="14819199" w14:textId="77777777" w:rsidR="00411FD4" w:rsidRDefault="00411FD4" w:rsidP="00411FD4">
      <w:pPr>
        <w:pStyle w:val="code"/>
      </w:pPr>
      <w:ins w:id="589" w:author="Matty Kadosh" w:date="2015-09-21T18:43:00Z">
        <w:r>
          <w:t xml:space="preserve">   SAI_TUNNEL_DECAP_ECN_TABLE,</w:t>
        </w:r>
      </w:ins>
    </w:p>
    <w:p w14:paraId="1F110A76" w14:textId="77777777" w:rsidR="00411FD4" w:rsidRDefault="00411FD4" w:rsidP="00411FD4">
      <w:pPr>
        <w:pStyle w:val="code"/>
      </w:pPr>
    </w:p>
    <w:p w14:paraId="49BB5A59" w14:textId="77777777" w:rsidR="00411FD4" w:rsidRDefault="00411FD4" w:rsidP="00411FD4">
      <w:pPr>
        <w:pStyle w:val="code"/>
      </w:pPr>
      <w:r>
        <w:t xml:space="preserve">  </w:t>
      </w:r>
      <w:ins w:id="590" w:author="Matty Kadosh" w:date="2015-09-21T18:43:00Z">
        <w:r>
          <w:t>/**  tunnel mapp</w:t>
        </w:r>
      </w:ins>
      <w:r>
        <w:t>er [</w:t>
      </w:r>
      <w:r>
        <w:rPr>
          <w:lang w:bidi="he-IL"/>
        </w:rPr>
        <w:t>sai_object_id_t]</w:t>
      </w:r>
      <w:ins w:id="591" w:author="Matty Kadosh" w:date="2015-09-21T18:43:00Z">
        <w:r>
          <w:t xml:space="preserve"> */</w:t>
        </w:r>
      </w:ins>
    </w:p>
    <w:p w14:paraId="699FF10A" w14:textId="77777777" w:rsidR="00411FD4" w:rsidRDefault="00411FD4" w:rsidP="00411FD4">
      <w:pPr>
        <w:pStyle w:val="code"/>
      </w:pPr>
    </w:p>
    <w:p w14:paraId="3385D1EA" w14:textId="77777777" w:rsidR="00411FD4" w:rsidRDefault="00411FD4" w:rsidP="00411FD4">
      <w:pPr>
        <w:pStyle w:val="code"/>
        <w:rPr>
          <w:ins w:id="592" w:author="Matty Kadosh" w:date="2015-09-21T19:11:00Z"/>
        </w:rPr>
      </w:pPr>
      <w:r>
        <w:t xml:space="preserve">   SAI_TUNNEL_DECAP_MAPPER,</w:t>
      </w:r>
    </w:p>
    <w:p w14:paraId="6535291A" w14:textId="02C5C45A" w:rsidR="007A1666" w:rsidRDefault="007449B0">
      <w:pPr>
        <w:pStyle w:val="code"/>
        <w:rPr>
          <w:ins w:id="593" w:author="Matty Kadosh" w:date="2015-09-07T19:21:00Z"/>
        </w:rPr>
        <w:pPrChange w:id="594" w:author="Matty Kadosh" w:date="2015-09-07T19:23:00Z">
          <w:pPr/>
        </w:pPrChange>
      </w:pPr>
      <w:ins w:id="595" w:author="Matty Kadosh" w:date="2015-09-07T19:21:00Z">
        <w:r>
          <w:t>} sai_</w:t>
        </w:r>
      </w:ins>
      <w:ins w:id="596" w:author="Matty Kadosh" w:date="2015-09-21T16:57:00Z">
        <w:r>
          <w:t>tunnel_id</w:t>
        </w:r>
      </w:ins>
      <w:ins w:id="597" w:author="Matty Kadosh" w:date="2015-09-07T19:21:00Z">
        <w:r w:rsidR="007A1666">
          <w:t>_t;</w:t>
        </w:r>
      </w:ins>
    </w:p>
    <w:p w14:paraId="4376A6AF" w14:textId="77777777" w:rsidR="007A1666" w:rsidRDefault="007A1666">
      <w:pPr>
        <w:pStyle w:val="code"/>
        <w:rPr>
          <w:ins w:id="598" w:author="Matty Kadosh" w:date="2015-09-21T18:15:00Z"/>
        </w:rPr>
        <w:pPrChange w:id="599" w:author="Matty Kadosh" w:date="2015-09-07T19:23:00Z">
          <w:pPr/>
        </w:pPrChange>
      </w:pPr>
    </w:p>
    <w:p w14:paraId="663059F6" w14:textId="77777777" w:rsidR="007A1666" w:rsidRDefault="007A1666" w:rsidP="004363D2">
      <w:pPr>
        <w:pStyle w:val="code"/>
      </w:pPr>
    </w:p>
    <w:p w14:paraId="48E372B6" w14:textId="77777777" w:rsidR="004363D2" w:rsidRDefault="004363D2" w:rsidP="004363D2">
      <w:pPr>
        <w:pStyle w:val="code"/>
      </w:pPr>
    </w:p>
    <w:p w14:paraId="58B493D8" w14:textId="77777777" w:rsidR="004363D2" w:rsidRDefault="004363D2" w:rsidP="004363D2">
      <w:pPr>
        <w:pStyle w:val="code"/>
      </w:pPr>
    </w:p>
    <w:p w14:paraId="2298BC9B" w14:textId="77777777" w:rsidR="004363D2" w:rsidRDefault="004363D2" w:rsidP="004363D2">
      <w:pPr>
        <w:pStyle w:val="code"/>
      </w:pPr>
    </w:p>
    <w:p w14:paraId="588858CE" w14:textId="77777777" w:rsidR="004363D2" w:rsidRDefault="004363D2" w:rsidP="004363D2">
      <w:pPr>
        <w:pStyle w:val="code"/>
      </w:pPr>
    </w:p>
    <w:p w14:paraId="01C3B028" w14:textId="77777777" w:rsidR="004363D2" w:rsidRDefault="004363D2" w:rsidP="004363D2">
      <w:pPr>
        <w:pStyle w:val="code"/>
      </w:pPr>
    </w:p>
    <w:p w14:paraId="4B498F6D" w14:textId="77777777" w:rsidR="004363D2" w:rsidRDefault="004363D2" w:rsidP="004363D2">
      <w:pPr>
        <w:pStyle w:val="code"/>
      </w:pPr>
    </w:p>
    <w:p w14:paraId="60101879" w14:textId="77777777" w:rsidR="004363D2" w:rsidRDefault="004363D2" w:rsidP="004363D2">
      <w:pPr>
        <w:pStyle w:val="code"/>
      </w:pPr>
    </w:p>
    <w:p w14:paraId="6487BC90" w14:textId="77777777" w:rsidR="004363D2" w:rsidRDefault="004363D2" w:rsidP="004363D2">
      <w:pPr>
        <w:pStyle w:val="code"/>
      </w:pPr>
    </w:p>
    <w:p w14:paraId="4659BBA6" w14:textId="77777777" w:rsidR="004363D2" w:rsidRDefault="004363D2" w:rsidP="004363D2">
      <w:pPr>
        <w:pStyle w:val="code"/>
      </w:pPr>
    </w:p>
    <w:p w14:paraId="7B80B940" w14:textId="77777777" w:rsidR="004363D2" w:rsidRDefault="004363D2" w:rsidP="004363D2">
      <w:pPr>
        <w:pStyle w:val="code"/>
      </w:pPr>
    </w:p>
    <w:p w14:paraId="144FC650" w14:textId="77777777" w:rsidR="004363D2" w:rsidRDefault="004363D2" w:rsidP="004363D2">
      <w:pPr>
        <w:pStyle w:val="code"/>
      </w:pPr>
    </w:p>
    <w:p w14:paraId="53779A7E" w14:textId="77777777" w:rsidR="004363D2" w:rsidRDefault="004363D2" w:rsidP="004363D2">
      <w:pPr>
        <w:pStyle w:val="code"/>
      </w:pPr>
    </w:p>
    <w:p w14:paraId="2E6EACCA" w14:textId="77777777" w:rsidR="004363D2" w:rsidRDefault="004363D2" w:rsidP="004363D2">
      <w:pPr>
        <w:pStyle w:val="code"/>
      </w:pPr>
    </w:p>
    <w:p w14:paraId="66E79321" w14:textId="77777777" w:rsidR="004363D2" w:rsidRDefault="004363D2" w:rsidP="004363D2">
      <w:pPr>
        <w:pStyle w:val="code"/>
      </w:pPr>
    </w:p>
    <w:p w14:paraId="5D043958" w14:textId="77777777" w:rsidR="004363D2" w:rsidRDefault="004363D2" w:rsidP="004363D2">
      <w:pPr>
        <w:pStyle w:val="code"/>
      </w:pPr>
    </w:p>
    <w:p w14:paraId="0618D571" w14:textId="77777777" w:rsidR="004363D2" w:rsidRDefault="004363D2" w:rsidP="004363D2">
      <w:pPr>
        <w:pStyle w:val="code"/>
      </w:pPr>
    </w:p>
    <w:p w14:paraId="01C0F5D2" w14:textId="77777777" w:rsidR="004363D2" w:rsidRDefault="004363D2" w:rsidP="004363D2">
      <w:pPr>
        <w:pStyle w:val="code"/>
      </w:pPr>
    </w:p>
    <w:p w14:paraId="62A31B61" w14:textId="77777777" w:rsidR="004363D2" w:rsidRDefault="004363D2">
      <w:pPr>
        <w:pStyle w:val="code"/>
        <w:rPr>
          <w:ins w:id="600" w:author="Matty Kadosh" w:date="2015-09-07T19:21:00Z"/>
        </w:rPr>
        <w:pPrChange w:id="601" w:author="Matty Kadosh" w:date="2015-09-07T19:23:00Z">
          <w:pPr/>
        </w:pPrChange>
      </w:pPr>
    </w:p>
    <w:p w14:paraId="67F817AB" w14:textId="77777777" w:rsidR="007A1666" w:rsidRDefault="007A1666">
      <w:pPr>
        <w:pStyle w:val="code"/>
        <w:rPr>
          <w:ins w:id="602" w:author="Matty Kadosh" w:date="2015-09-07T19:21:00Z"/>
        </w:rPr>
        <w:pPrChange w:id="603" w:author="Matty Kadosh" w:date="2015-09-07T19:23:00Z">
          <w:pPr/>
        </w:pPrChange>
      </w:pPr>
      <w:ins w:id="604" w:author="Matty Kadosh" w:date="2015-09-07T19:21:00Z">
        <w:r>
          <w:t>/**</w:t>
        </w:r>
      </w:ins>
    </w:p>
    <w:p w14:paraId="33B0EB24" w14:textId="77777777" w:rsidR="007A1666" w:rsidRDefault="007A1666">
      <w:pPr>
        <w:pStyle w:val="code"/>
        <w:rPr>
          <w:ins w:id="605" w:author="Matty Kadosh" w:date="2015-09-07T19:21:00Z"/>
        </w:rPr>
        <w:pPrChange w:id="606" w:author="Matty Kadosh" w:date="2015-09-07T19:23:00Z">
          <w:pPr/>
        </w:pPrChange>
      </w:pPr>
      <w:ins w:id="607" w:author="Matty Kadosh" w:date="2015-09-07T19:21:00Z">
        <w:r>
          <w:t xml:space="preserve"> * Routine Description:</w:t>
        </w:r>
      </w:ins>
    </w:p>
    <w:p w14:paraId="25398CC3" w14:textId="53C9327A" w:rsidR="007A1666" w:rsidRDefault="007A1666">
      <w:pPr>
        <w:pStyle w:val="code"/>
        <w:rPr>
          <w:ins w:id="608" w:author="Matty Kadosh" w:date="2015-09-07T19:21:00Z"/>
        </w:rPr>
        <w:pPrChange w:id="609" w:author="Matty Kadosh" w:date="2015-09-07T19:23:00Z">
          <w:pPr/>
        </w:pPrChange>
      </w:pPr>
      <w:ins w:id="610" w:author="Matty Kadosh" w:date="2015-09-07T19:21:00Z">
        <w:r>
          <w:t xml:space="preserve"> *    @brief Create </w:t>
        </w:r>
      </w:ins>
      <w:r w:rsidR="00AC10FE">
        <w:t xml:space="preserve">tunnel </w:t>
      </w:r>
    </w:p>
    <w:p w14:paraId="2BD9CFA9" w14:textId="77777777" w:rsidR="007A1666" w:rsidRDefault="007A1666">
      <w:pPr>
        <w:pStyle w:val="code"/>
        <w:rPr>
          <w:ins w:id="611" w:author="Matty Kadosh" w:date="2015-09-07T19:21:00Z"/>
        </w:rPr>
        <w:pPrChange w:id="612" w:author="Matty Kadosh" w:date="2015-09-07T19:23:00Z">
          <w:pPr/>
        </w:pPrChange>
      </w:pPr>
      <w:ins w:id="613" w:author="Matty Kadosh" w:date="2015-09-07T19:21:00Z">
        <w:r>
          <w:t xml:space="preserve"> *</w:t>
        </w:r>
      </w:ins>
    </w:p>
    <w:p w14:paraId="5E00506C" w14:textId="77777777" w:rsidR="007A1666" w:rsidRDefault="007A1666">
      <w:pPr>
        <w:pStyle w:val="code"/>
        <w:rPr>
          <w:ins w:id="614" w:author="Matty Kadosh" w:date="2015-09-07T19:21:00Z"/>
        </w:rPr>
        <w:pPrChange w:id="615" w:author="Matty Kadosh" w:date="2015-09-07T19:23:00Z">
          <w:pPr/>
        </w:pPrChange>
      </w:pPr>
      <w:ins w:id="616" w:author="Matty Kadosh" w:date="2015-09-07T19:21:00Z">
        <w:r>
          <w:t xml:space="preserve"> * Arguments:</w:t>
        </w:r>
      </w:ins>
    </w:p>
    <w:p w14:paraId="4D1A2AC2" w14:textId="50590F8A" w:rsidR="007A1666" w:rsidRDefault="00661170">
      <w:pPr>
        <w:pStyle w:val="code"/>
        <w:rPr>
          <w:ins w:id="617" w:author="Matty Kadosh" w:date="2015-09-07T19:21:00Z"/>
        </w:rPr>
        <w:pPrChange w:id="618" w:author="Matty Kadosh" w:date="2015-09-07T19:23:00Z">
          <w:pPr/>
        </w:pPrChange>
      </w:pPr>
      <w:ins w:id="619" w:author="Matty Kadosh" w:date="2015-09-07T19:21:00Z">
        <w:r>
          <w:t xml:space="preserve"> *    @param[out] </w:t>
        </w:r>
      </w:ins>
      <w:ins w:id="620" w:author="Matty Kadosh" w:date="2015-09-21T19:17:00Z">
        <w:r>
          <w:t>tunnel</w:t>
        </w:r>
      </w:ins>
      <w:ins w:id="621" w:author="Matty Kadosh" w:date="2015-09-07T19:21:00Z">
        <w:r>
          <w:t xml:space="preserve">_id - </w:t>
        </w:r>
      </w:ins>
      <w:ins w:id="622" w:author="Matty Kadosh" w:date="2015-09-21T19:17:00Z">
        <w:r>
          <w:t>tunnel</w:t>
        </w:r>
      </w:ins>
      <w:ins w:id="623" w:author="Matty Kadosh" w:date="2015-09-07T19:21:00Z">
        <w:r w:rsidR="007A1666">
          <w:t xml:space="preserve"> id</w:t>
        </w:r>
      </w:ins>
    </w:p>
    <w:p w14:paraId="7FE7210D" w14:textId="77777777" w:rsidR="007A1666" w:rsidRDefault="007A1666">
      <w:pPr>
        <w:pStyle w:val="code"/>
        <w:rPr>
          <w:ins w:id="624" w:author="Matty Kadosh" w:date="2015-09-07T19:21:00Z"/>
        </w:rPr>
        <w:pPrChange w:id="625" w:author="Matty Kadosh" w:date="2015-09-07T19:23:00Z">
          <w:pPr/>
        </w:pPrChange>
      </w:pPr>
      <w:ins w:id="626" w:author="Matty Kadosh" w:date="2015-09-07T19:21:00Z">
        <w:r>
          <w:t xml:space="preserve"> *    @param[in] attr_count - number of attributes</w:t>
        </w:r>
      </w:ins>
    </w:p>
    <w:p w14:paraId="60EBE1FD" w14:textId="77777777" w:rsidR="007A1666" w:rsidRDefault="007A1666">
      <w:pPr>
        <w:pStyle w:val="code"/>
        <w:rPr>
          <w:ins w:id="627" w:author="Matty Kadosh" w:date="2015-09-07T19:21:00Z"/>
        </w:rPr>
        <w:pPrChange w:id="628" w:author="Matty Kadosh" w:date="2015-09-07T19:23:00Z">
          <w:pPr/>
        </w:pPrChange>
      </w:pPr>
      <w:ins w:id="629" w:author="Matty Kadosh" w:date="2015-09-07T19:21:00Z">
        <w:r>
          <w:t xml:space="preserve"> *    @param[in] attr_list - array of attributes</w:t>
        </w:r>
      </w:ins>
    </w:p>
    <w:p w14:paraId="544980E6" w14:textId="77777777" w:rsidR="007A1666" w:rsidRDefault="007A1666">
      <w:pPr>
        <w:pStyle w:val="code"/>
        <w:rPr>
          <w:ins w:id="630" w:author="Matty Kadosh" w:date="2015-09-07T19:21:00Z"/>
        </w:rPr>
        <w:pPrChange w:id="631" w:author="Matty Kadosh" w:date="2015-09-07T19:23:00Z">
          <w:pPr/>
        </w:pPrChange>
      </w:pPr>
      <w:ins w:id="632" w:author="Matty Kadosh" w:date="2015-09-07T19:21:00Z">
        <w:r>
          <w:t xml:space="preserve"> *</w:t>
        </w:r>
      </w:ins>
    </w:p>
    <w:p w14:paraId="22E2D72A" w14:textId="77777777" w:rsidR="007A1666" w:rsidRDefault="007A1666">
      <w:pPr>
        <w:pStyle w:val="code"/>
        <w:rPr>
          <w:ins w:id="633" w:author="Matty Kadosh" w:date="2015-09-07T19:21:00Z"/>
        </w:rPr>
        <w:pPrChange w:id="634" w:author="Matty Kadosh" w:date="2015-09-07T19:23:00Z">
          <w:pPr/>
        </w:pPrChange>
      </w:pPr>
      <w:ins w:id="635" w:author="Matty Kadosh" w:date="2015-09-07T19:21:00Z">
        <w:r>
          <w:t xml:space="preserve"> * Return Values:</w:t>
        </w:r>
      </w:ins>
    </w:p>
    <w:p w14:paraId="73653767" w14:textId="77777777" w:rsidR="007A1666" w:rsidRDefault="007A1666">
      <w:pPr>
        <w:pStyle w:val="code"/>
        <w:rPr>
          <w:ins w:id="636" w:author="Matty Kadosh" w:date="2015-09-07T19:21:00Z"/>
        </w:rPr>
        <w:pPrChange w:id="637" w:author="Matty Kadosh" w:date="2015-09-07T19:23:00Z">
          <w:pPr/>
        </w:pPrChange>
      </w:pPr>
      <w:ins w:id="638" w:author="Matty Kadosh" w:date="2015-09-07T19:21:00Z">
        <w:r>
          <w:t xml:space="preserve"> *    @return SAI_STATUS_SUCCESS on success</w:t>
        </w:r>
      </w:ins>
    </w:p>
    <w:p w14:paraId="0D0B5FC2" w14:textId="77777777" w:rsidR="007A1666" w:rsidRDefault="007A1666">
      <w:pPr>
        <w:pStyle w:val="code"/>
        <w:rPr>
          <w:ins w:id="639" w:author="Matty Kadosh" w:date="2015-09-07T19:21:00Z"/>
        </w:rPr>
        <w:pPrChange w:id="640" w:author="Matty Kadosh" w:date="2015-09-07T19:23:00Z">
          <w:pPr/>
        </w:pPrChange>
      </w:pPr>
      <w:ins w:id="641" w:author="Matty Kadosh" w:date="2015-09-07T19:21:00Z">
        <w:r>
          <w:t xml:space="preserve"> *            Failure status code on error</w:t>
        </w:r>
      </w:ins>
    </w:p>
    <w:p w14:paraId="33476C4F" w14:textId="32F843CF" w:rsidR="007A1666" w:rsidRDefault="007A1666">
      <w:pPr>
        <w:pStyle w:val="code"/>
        <w:rPr>
          <w:ins w:id="642" w:author="Matty Kadosh" w:date="2015-09-07T19:21:00Z"/>
        </w:rPr>
        <w:pPrChange w:id="643" w:author="Matty Kadosh" w:date="2015-09-07T19:23:00Z">
          <w:pPr/>
        </w:pPrChange>
      </w:pPr>
      <w:ins w:id="644" w:author="Matty Kadosh" w:date="2015-09-07T19:21:00Z">
        <w:r>
          <w:t xml:space="preserve"> *</w:t>
        </w:r>
      </w:ins>
    </w:p>
    <w:p w14:paraId="5612EF16" w14:textId="77777777" w:rsidR="007A1666" w:rsidRDefault="007A1666">
      <w:pPr>
        <w:pStyle w:val="code"/>
        <w:rPr>
          <w:ins w:id="645" w:author="Matty Kadosh" w:date="2015-09-07T19:21:00Z"/>
        </w:rPr>
        <w:pPrChange w:id="646" w:author="Matty Kadosh" w:date="2015-09-07T19:23:00Z">
          <w:pPr/>
        </w:pPrChange>
      </w:pPr>
      <w:ins w:id="647" w:author="Matty Kadosh" w:date="2015-09-07T19:21:00Z">
        <w:r>
          <w:t xml:space="preserve"> */</w:t>
        </w:r>
      </w:ins>
    </w:p>
    <w:p w14:paraId="2F6AF769" w14:textId="7340B091" w:rsidR="007A1666" w:rsidRDefault="007A1666">
      <w:pPr>
        <w:pStyle w:val="code"/>
        <w:rPr>
          <w:ins w:id="648" w:author="Matty Kadosh" w:date="2015-09-07T19:21:00Z"/>
        </w:rPr>
        <w:pPrChange w:id="649" w:author="Matty Kadosh" w:date="2015-09-07T19:23:00Z">
          <w:pPr/>
        </w:pPrChange>
      </w:pPr>
      <w:ins w:id="650" w:author="Matty Kadosh" w:date="2015-09-07T19:21:00Z">
        <w:r>
          <w:t>typedef sa</w:t>
        </w:r>
        <w:r w:rsidR="00661170">
          <w:t>i_status_t (*sai_create_</w:t>
        </w:r>
      </w:ins>
      <w:ins w:id="651" w:author="Matty Kadosh" w:date="2015-09-21T19:17:00Z">
        <w:r w:rsidR="00661170">
          <w:t>tunnel</w:t>
        </w:r>
      </w:ins>
      <w:ins w:id="652" w:author="Matty Kadosh" w:date="2015-09-07T19:21:00Z">
        <w:r>
          <w:t>_fn)(</w:t>
        </w:r>
      </w:ins>
    </w:p>
    <w:p w14:paraId="35A23782" w14:textId="0DA3DD36" w:rsidR="007A1666" w:rsidRDefault="007A1666">
      <w:pPr>
        <w:pStyle w:val="code"/>
        <w:rPr>
          <w:ins w:id="653" w:author="Matty Kadosh" w:date="2015-09-07T19:21:00Z"/>
        </w:rPr>
        <w:pPrChange w:id="654" w:author="Matty Kadosh" w:date="2015-09-07T19:23:00Z">
          <w:pPr/>
        </w:pPrChange>
      </w:pPr>
      <w:ins w:id="655" w:author="Matty Kadosh" w:date="2015-09-07T19:21:00Z">
        <w:r>
          <w:t xml:space="preserve">   </w:t>
        </w:r>
        <w:r w:rsidR="00661170">
          <w:t xml:space="preserve"> _Out_ sai_object_id_t* </w:t>
        </w:r>
      </w:ins>
      <w:ins w:id="656" w:author="Matty Kadosh" w:date="2015-09-21T19:17:00Z">
        <w:r w:rsidR="00661170">
          <w:t>tunnel</w:t>
        </w:r>
      </w:ins>
      <w:ins w:id="657" w:author="Matty Kadosh" w:date="2015-09-07T19:21:00Z">
        <w:r>
          <w:t>_id,</w:t>
        </w:r>
      </w:ins>
    </w:p>
    <w:p w14:paraId="2B385131" w14:textId="77777777" w:rsidR="007A1666" w:rsidRDefault="007A1666">
      <w:pPr>
        <w:pStyle w:val="code"/>
        <w:rPr>
          <w:ins w:id="658" w:author="Matty Kadosh" w:date="2015-09-07T19:21:00Z"/>
        </w:rPr>
        <w:pPrChange w:id="659" w:author="Matty Kadosh" w:date="2015-09-07T19:23:00Z">
          <w:pPr/>
        </w:pPrChange>
      </w:pPr>
      <w:ins w:id="660" w:author="Matty Kadosh" w:date="2015-09-07T19:21:00Z">
        <w:r>
          <w:t xml:space="preserve">    _In_ uint32_t attr_count,</w:t>
        </w:r>
      </w:ins>
    </w:p>
    <w:p w14:paraId="2A8F8BE9" w14:textId="77777777" w:rsidR="007A1666" w:rsidRDefault="007A1666">
      <w:pPr>
        <w:pStyle w:val="code"/>
        <w:rPr>
          <w:ins w:id="661" w:author="Matty Kadosh" w:date="2015-09-07T19:21:00Z"/>
        </w:rPr>
        <w:pPrChange w:id="662" w:author="Matty Kadosh" w:date="2015-09-07T19:23:00Z">
          <w:pPr/>
        </w:pPrChange>
      </w:pPr>
      <w:ins w:id="663" w:author="Matty Kadosh" w:date="2015-09-07T19:21:00Z">
        <w:r>
          <w:t xml:space="preserve">    _In_ const sai_attribute_t *attr_list</w:t>
        </w:r>
      </w:ins>
    </w:p>
    <w:p w14:paraId="5FF72B94" w14:textId="77777777" w:rsidR="007A1666" w:rsidRDefault="007A1666">
      <w:pPr>
        <w:pStyle w:val="code"/>
        <w:rPr>
          <w:ins w:id="664" w:author="Matty Kadosh" w:date="2015-09-07T19:21:00Z"/>
        </w:rPr>
        <w:pPrChange w:id="665" w:author="Matty Kadosh" w:date="2015-09-07T19:23:00Z">
          <w:pPr/>
        </w:pPrChange>
      </w:pPr>
      <w:ins w:id="666" w:author="Matty Kadosh" w:date="2015-09-07T19:21:00Z">
        <w:r>
          <w:t xml:space="preserve">    );</w:t>
        </w:r>
      </w:ins>
    </w:p>
    <w:p w14:paraId="284FC6FA" w14:textId="77777777" w:rsidR="007A1666" w:rsidRDefault="007A1666">
      <w:pPr>
        <w:pStyle w:val="code"/>
        <w:rPr>
          <w:ins w:id="667" w:author="Matty Kadosh" w:date="2015-09-07T19:21:00Z"/>
        </w:rPr>
        <w:pPrChange w:id="668" w:author="Matty Kadosh" w:date="2015-09-07T19:23:00Z">
          <w:pPr/>
        </w:pPrChange>
      </w:pPr>
    </w:p>
    <w:p w14:paraId="1791221D" w14:textId="77777777" w:rsidR="007A1666" w:rsidRDefault="007A1666">
      <w:pPr>
        <w:pStyle w:val="code"/>
        <w:rPr>
          <w:ins w:id="669" w:author="Matty Kadosh" w:date="2015-09-07T19:21:00Z"/>
        </w:rPr>
        <w:pPrChange w:id="670" w:author="Matty Kadosh" w:date="2015-09-07T19:23:00Z">
          <w:pPr/>
        </w:pPrChange>
      </w:pPr>
      <w:ins w:id="671" w:author="Matty Kadosh" w:date="2015-09-07T19:21:00Z">
        <w:r>
          <w:t>/**</w:t>
        </w:r>
      </w:ins>
    </w:p>
    <w:p w14:paraId="35D67C57" w14:textId="77777777" w:rsidR="007A1666" w:rsidRDefault="007A1666">
      <w:pPr>
        <w:pStyle w:val="code"/>
        <w:rPr>
          <w:ins w:id="672" w:author="Matty Kadosh" w:date="2015-09-07T19:21:00Z"/>
        </w:rPr>
        <w:pPrChange w:id="673" w:author="Matty Kadosh" w:date="2015-09-07T19:23:00Z">
          <w:pPr/>
        </w:pPrChange>
      </w:pPr>
      <w:ins w:id="674" w:author="Matty Kadosh" w:date="2015-09-07T19:21:00Z">
        <w:r>
          <w:t xml:space="preserve"> * Routine Description:</w:t>
        </w:r>
      </w:ins>
    </w:p>
    <w:p w14:paraId="006CEC3A" w14:textId="216FBD4A" w:rsidR="007A1666" w:rsidRDefault="007A1666">
      <w:pPr>
        <w:pStyle w:val="code"/>
        <w:rPr>
          <w:ins w:id="675" w:author="Matty Kadosh" w:date="2015-09-07T19:21:00Z"/>
        </w:rPr>
        <w:pPrChange w:id="676" w:author="Matty Kadosh" w:date="2015-09-07T19:23:00Z">
          <w:pPr/>
        </w:pPrChange>
      </w:pPr>
      <w:ins w:id="677" w:author="Matty Kadosh" w:date="2015-09-07T19:21:00Z">
        <w:r>
          <w:t xml:space="preserve"> *    @brief </w:t>
        </w:r>
      </w:ins>
      <w:r w:rsidR="00AC10FE">
        <w:t xml:space="preserve">remove  tunnel </w:t>
      </w:r>
    </w:p>
    <w:p w14:paraId="6DAF1FA5" w14:textId="77777777" w:rsidR="007A1666" w:rsidRDefault="007A1666">
      <w:pPr>
        <w:pStyle w:val="code"/>
        <w:rPr>
          <w:ins w:id="678" w:author="Matty Kadosh" w:date="2015-09-07T19:21:00Z"/>
        </w:rPr>
        <w:pPrChange w:id="679" w:author="Matty Kadosh" w:date="2015-09-07T19:23:00Z">
          <w:pPr/>
        </w:pPrChange>
      </w:pPr>
      <w:ins w:id="680" w:author="Matty Kadosh" w:date="2015-09-07T19:21:00Z">
        <w:r>
          <w:t xml:space="preserve"> *</w:t>
        </w:r>
      </w:ins>
    </w:p>
    <w:p w14:paraId="725DEE15" w14:textId="77777777" w:rsidR="007A1666" w:rsidRDefault="007A1666">
      <w:pPr>
        <w:pStyle w:val="code"/>
        <w:rPr>
          <w:ins w:id="681" w:author="Matty Kadosh" w:date="2015-09-07T19:21:00Z"/>
        </w:rPr>
        <w:pPrChange w:id="682" w:author="Matty Kadosh" w:date="2015-09-07T19:23:00Z">
          <w:pPr/>
        </w:pPrChange>
      </w:pPr>
      <w:ins w:id="683" w:author="Matty Kadosh" w:date="2015-09-07T19:21:00Z">
        <w:r>
          <w:t xml:space="preserve"> * Arguments:</w:t>
        </w:r>
      </w:ins>
    </w:p>
    <w:p w14:paraId="18838BA6" w14:textId="1BC52E99" w:rsidR="007A1666" w:rsidRDefault="007A1666">
      <w:pPr>
        <w:pStyle w:val="code"/>
        <w:rPr>
          <w:ins w:id="684" w:author="Matty Kadosh" w:date="2015-09-07T19:21:00Z"/>
        </w:rPr>
        <w:pPrChange w:id="685" w:author="Matty Kadosh" w:date="2015-09-07T19:23:00Z">
          <w:pPr/>
        </w:pPrChange>
      </w:pPr>
      <w:ins w:id="686" w:author="Matty Kadosh" w:date="2015-09-07T19:21:00Z">
        <w:r>
          <w:t xml:space="preserve"> *    @par</w:t>
        </w:r>
        <w:r w:rsidR="00661170">
          <w:t xml:space="preserve">am[in] </w:t>
        </w:r>
      </w:ins>
      <w:ins w:id="687" w:author="Matty Kadosh" w:date="2015-09-21T19:16:00Z">
        <w:r w:rsidR="00661170">
          <w:t>tunnel</w:t>
        </w:r>
      </w:ins>
      <w:ins w:id="688" w:author="Matty Kadosh" w:date="2015-09-07T19:21:00Z">
        <w:r w:rsidR="00661170">
          <w:t xml:space="preserve">_id </w:t>
        </w:r>
      </w:ins>
      <w:ins w:id="689" w:author="Matty Kadosh" w:date="2015-09-21T19:16:00Z">
        <w:r w:rsidR="00661170">
          <w:t>–</w:t>
        </w:r>
      </w:ins>
      <w:ins w:id="690" w:author="Matty Kadosh" w:date="2015-09-07T19:21:00Z">
        <w:r w:rsidR="00661170">
          <w:t xml:space="preserve"> </w:t>
        </w:r>
      </w:ins>
      <w:ins w:id="691" w:author="Matty Kadosh" w:date="2015-09-21T19:16:00Z">
        <w:r w:rsidR="00661170">
          <w:t xml:space="preserve">tunnel id </w:t>
        </w:r>
      </w:ins>
    </w:p>
    <w:p w14:paraId="09912810" w14:textId="77777777" w:rsidR="007A1666" w:rsidRDefault="007A1666">
      <w:pPr>
        <w:pStyle w:val="code"/>
        <w:rPr>
          <w:ins w:id="692" w:author="Matty Kadosh" w:date="2015-09-07T19:21:00Z"/>
        </w:rPr>
        <w:pPrChange w:id="693" w:author="Matty Kadosh" w:date="2015-09-07T19:23:00Z">
          <w:pPr/>
        </w:pPrChange>
      </w:pPr>
      <w:ins w:id="694" w:author="Matty Kadosh" w:date="2015-09-07T19:21:00Z">
        <w:r>
          <w:t xml:space="preserve"> *</w:t>
        </w:r>
      </w:ins>
    </w:p>
    <w:p w14:paraId="20BAAF9A" w14:textId="77777777" w:rsidR="007A1666" w:rsidRDefault="007A1666">
      <w:pPr>
        <w:pStyle w:val="code"/>
        <w:rPr>
          <w:ins w:id="695" w:author="Matty Kadosh" w:date="2015-09-07T19:21:00Z"/>
        </w:rPr>
        <w:pPrChange w:id="696" w:author="Matty Kadosh" w:date="2015-09-07T19:23:00Z">
          <w:pPr/>
        </w:pPrChange>
      </w:pPr>
      <w:ins w:id="697" w:author="Matty Kadosh" w:date="2015-09-07T19:21:00Z">
        <w:r>
          <w:lastRenderedPageBreak/>
          <w:t xml:space="preserve"> * Return Values:</w:t>
        </w:r>
      </w:ins>
    </w:p>
    <w:p w14:paraId="34EF6CDB" w14:textId="77777777" w:rsidR="007A1666" w:rsidRDefault="007A1666">
      <w:pPr>
        <w:pStyle w:val="code"/>
        <w:rPr>
          <w:ins w:id="698" w:author="Matty Kadosh" w:date="2015-09-07T19:21:00Z"/>
        </w:rPr>
        <w:pPrChange w:id="699" w:author="Matty Kadosh" w:date="2015-09-07T19:23:00Z">
          <w:pPr/>
        </w:pPrChange>
      </w:pPr>
      <w:ins w:id="700" w:author="Matty Kadosh" w:date="2015-09-07T19:21:00Z">
        <w:r>
          <w:t xml:space="preserve"> *    @return SAI_STATUS_SUCCESS on success</w:t>
        </w:r>
      </w:ins>
    </w:p>
    <w:p w14:paraId="602FD317" w14:textId="77777777" w:rsidR="007A1666" w:rsidRDefault="007A1666">
      <w:pPr>
        <w:pStyle w:val="code"/>
        <w:rPr>
          <w:ins w:id="701" w:author="Matty Kadosh" w:date="2015-09-07T19:21:00Z"/>
        </w:rPr>
        <w:pPrChange w:id="702" w:author="Matty Kadosh" w:date="2015-09-07T19:23:00Z">
          <w:pPr/>
        </w:pPrChange>
      </w:pPr>
      <w:ins w:id="703" w:author="Matty Kadosh" w:date="2015-09-07T19:21:00Z">
        <w:r>
          <w:t xml:space="preserve"> *            Failure status code on error</w:t>
        </w:r>
      </w:ins>
    </w:p>
    <w:p w14:paraId="25C208C7" w14:textId="77777777" w:rsidR="007A1666" w:rsidRDefault="007A1666">
      <w:pPr>
        <w:pStyle w:val="code"/>
        <w:rPr>
          <w:ins w:id="704" w:author="Matty Kadosh" w:date="2015-09-07T19:21:00Z"/>
        </w:rPr>
        <w:pPrChange w:id="705" w:author="Matty Kadosh" w:date="2015-09-07T19:23:00Z">
          <w:pPr/>
        </w:pPrChange>
      </w:pPr>
      <w:ins w:id="706" w:author="Matty Kadosh" w:date="2015-09-07T19:21:00Z">
        <w:r>
          <w:t xml:space="preserve"> */</w:t>
        </w:r>
      </w:ins>
    </w:p>
    <w:p w14:paraId="1FD77198" w14:textId="72785158" w:rsidR="007A1666" w:rsidRDefault="007A1666">
      <w:pPr>
        <w:pStyle w:val="code"/>
        <w:rPr>
          <w:ins w:id="707" w:author="Matty Kadosh" w:date="2015-09-07T19:21:00Z"/>
        </w:rPr>
        <w:pPrChange w:id="708" w:author="Matty Kadosh" w:date="2015-09-07T19:23:00Z">
          <w:pPr/>
        </w:pPrChange>
      </w:pPr>
      <w:ins w:id="709" w:author="Matty Kadosh" w:date="2015-09-07T19:21:00Z">
        <w:r>
          <w:t>typedef sa</w:t>
        </w:r>
        <w:r w:rsidR="00661170">
          <w:t>i_status_t (*sai_remove_</w:t>
        </w:r>
      </w:ins>
      <w:ins w:id="710" w:author="Matty Kadosh" w:date="2015-09-21T19:16:00Z">
        <w:r w:rsidR="00661170">
          <w:t>tunnel</w:t>
        </w:r>
      </w:ins>
      <w:ins w:id="711" w:author="Matty Kadosh" w:date="2015-09-07T19:21:00Z">
        <w:r>
          <w:t>_fn)(</w:t>
        </w:r>
      </w:ins>
    </w:p>
    <w:p w14:paraId="272D89A5" w14:textId="3C052859" w:rsidR="007A1666" w:rsidRDefault="007A1666">
      <w:pPr>
        <w:pStyle w:val="code"/>
        <w:rPr>
          <w:ins w:id="712" w:author="Matty Kadosh" w:date="2015-09-07T19:21:00Z"/>
        </w:rPr>
        <w:pPrChange w:id="713" w:author="Matty Kadosh" w:date="2015-09-07T19:23:00Z">
          <w:pPr/>
        </w:pPrChange>
      </w:pPr>
      <w:ins w:id="714" w:author="Matty Kadosh" w:date="2015-09-07T19:21:00Z">
        <w:r>
          <w:t xml:space="preserve">    </w:t>
        </w:r>
        <w:r w:rsidR="00661170">
          <w:t xml:space="preserve">_In_ sai_object_id_t </w:t>
        </w:r>
      </w:ins>
      <w:ins w:id="715" w:author="Matty Kadosh" w:date="2015-09-21T19:16:00Z">
        <w:r w:rsidR="00661170">
          <w:t>tunnel_id</w:t>
        </w:r>
      </w:ins>
    </w:p>
    <w:p w14:paraId="190645FA" w14:textId="77777777" w:rsidR="007A1666" w:rsidRDefault="007A1666">
      <w:pPr>
        <w:pStyle w:val="code"/>
        <w:rPr>
          <w:ins w:id="716" w:author="Matty Kadosh" w:date="2015-09-07T19:21:00Z"/>
        </w:rPr>
        <w:pPrChange w:id="717" w:author="Matty Kadosh" w:date="2015-09-07T19:23:00Z">
          <w:pPr/>
        </w:pPrChange>
      </w:pPr>
      <w:ins w:id="718" w:author="Matty Kadosh" w:date="2015-09-07T19:21:00Z">
        <w:r>
          <w:t xml:space="preserve">    );</w:t>
        </w:r>
      </w:ins>
    </w:p>
    <w:p w14:paraId="20B742CB" w14:textId="77777777" w:rsidR="007A1666" w:rsidRDefault="007A1666">
      <w:pPr>
        <w:pStyle w:val="code"/>
        <w:rPr>
          <w:ins w:id="719" w:author="Matty Kadosh" w:date="2015-09-07T19:21:00Z"/>
        </w:rPr>
        <w:pPrChange w:id="720" w:author="Matty Kadosh" w:date="2015-09-07T19:23:00Z">
          <w:pPr/>
        </w:pPrChange>
      </w:pPr>
    </w:p>
    <w:p w14:paraId="318A175A" w14:textId="77777777" w:rsidR="007A1666" w:rsidRDefault="007A1666">
      <w:pPr>
        <w:pStyle w:val="code"/>
        <w:rPr>
          <w:ins w:id="721" w:author="Matty Kadosh" w:date="2015-09-07T19:21:00Z"/>
        </w:rPr>
        <w:pPrChange w:id="722" w:author="Matty Kadosh" w:date="2015-09-07T19:23:00Z">
          <w:pPr/>
        </w:pPrChange>
      </w:pPr>
      <w:ins w:id="723" w:author="Matty Kadosh" w:date="2015-09-07T19:21:00Z">
        <w:r>
          <w:t>/**</w:t>
        </w:r>
      </w:ins>
    </w:p>
    <w:p w14:paraId="19AE949D" w14:textId="77777777" w:rsidR="007A1666" w:rsidRDefault="007A1666">
      <w:pPr>
        <w:pStyle w:val="code"/>
        <w:rPr>
          <w:ins w:id="724" w:author="Matty Kadosh" w:date="2015-09-07T19:21:00Z"/>
        </w:rPr>
        <w:pPrChange w:id="725" w:author="Matty Kadosh" w:date="2015-09-07T19:23:00Z">
          <w:pPr/>
        </w:pPrChange>
      </w:pPr>
      <w:ins w:id="726" w:author="Matty Kadosh" w:date="2015-09-07T19:21:00Z">
        <w:r>
          <w:t xml:space="preserve"> * Routine Description:</w:t>
        </w:r>
      </w:ins>
    </w:p>
    <w:p w14:paraId="5988185C" w14:textId="4CB7091F" w:rsidR="007A1666" w:rsidRDefault="007A1666">
      <w:pPr>
        <w:pStyle w:val="code"/>
        <w:rPr>
          <w:ins w:id="727" w:author="Matty Kadosh" w:date="2015-09-07T19:21:00Z"/>
        </w:rPr>
        <w:pPrChange w:id="728" w:author="Matty Kadosh" w:date="2015-09-07T19:23:00Z">
          <w:pPr/>
        </w:pPrChange>
      </w:pPr>
      <w:ins w:id="729" w:author="Matty Kadosh" w:date="2015-09-07T19:21:00Z">
        <w:r>
          <w:t xml:space="preserve"> *    @brief Set </w:t>
        </w:r>
      </w:ins>
      <w:r w:rsidR="00AC10FE">
        <w:t xml:space="preserve">tunnel </w:t>
      </w:r>
      <w:ins w:id="730" w:author="Matty Kadosh" w:date="2015-09-07T19:21:00Z">
        <w:r>
          <w:t>attribute</w:t>
        </w:r>
      </w:ins>
    </w:p>
    <w:p w14:paraId="551B6CA5" w14:textId="77777777" w:rsidR="007A1666" w:rsidRDefault="007A1666">
      <w:pPr>
        <w:pStyle w:val="code"/>
        <w:rPr>
          <w:ins w:id="731" w:author="Matty Kadosh" w:date="2015-09-07T19:21:00Z"/>
        </w:rPr>
        <w:pPrChange w:id="732" w:author="Matty Kadosh" w:date="2015-09-07T19:23:00Z">
          <w:pPr/>
        </w:pPrChange>
      </w:pPr>
      <w:ins w:id="733" w:author="Matty Kadosh" w:date="2015-09-07T19:21:00Z">
        <w:r>
          <w:t xml:space="preserve"> *</w:t>
        </w:r>
      </w:ins>
    </w:p>
    <w:p w14:paraId="1823CD03" w14:textId="77777777" w:rsidR="007A1666" w:rsidRDefault="007A1666">
      <w:pPr>
        <w:pStyle w:val="code"/>
        <w:rPr>
          <w:ins w:id="734" w:author="Matty Kadosh" w:date="2015-09-07T19:21:00Z"/>
        </w:rPr>
        <w:pPrChange w:id="735" w:author="Matty Kadosh" w:date="2015-09-07T19:23:00Z">
          <w:pPr/>
        </w:pPrChange>
      </w:pPr>
      <w:ins w:id="736" w:author="Matty Kadosh" w:date="2015-09-07T19:21:00Z">
        <w:r>
          <w:t xml:space="preserve"> * Arguments:</w:t>
        </w:r>
      </w:ins>
    </w:p>
    <w:p w14:paraId="307CA21D" w14:textId="61492F61" w:rsidR="007A1666" w:rsidRDefault="00661170">
      <w:pPr>
        <w:pStyle w:val="code"/>
        <w:rPr>
          <w:ins w:id="737" w:author="Matty Kadosh" w:date="2015-09-07T19:21:00Z"/>
        </w:rPr>
        <w:pPrChange w:id="738" w:author="Matty Kadosh" w:date="2015-09-07T19:23:00Z">
          <w:pPr/>
        </w:pPrChange>
      </w:pPr>
      <w:ins w:id="739" w:author="Matty Kadosh" w:date="2015-09-07T19:21:00Z">
        <w:r>
          <w:t xml:space="preserve"> *    @param[in] </w:t>
        </w:r>
      </w:ins>
      <w:ins w:id="740" w:author="Matty Kadosh" w:date="2015-09-21T19:15:00Z">
        <w:r>
          <w:t>tunnel</w:t>
        </w:r>
      </w:ins>
      <w:ins w:id="741" w:author="Matty Kadosh" w:date="2015-09-07T19:21:00Z">
        <w:r>
          <w:t xml:space="preserve">_id - </w:t>
        </w:r>
      </w:ins>
      <w:ins w:id="742" w:author="Matty Kadosh" w:date="2015-09-21T19:15:00Z">
        <w:r>
          <w:t>tunnel</w:t>
        </w:r>
      </w:ins>
      <w:ins w:id="743" w:author="Matty Kadosh" w:date="2015-09-07T19:21:00Z">
        <w:r w:rsidR="007A1666">
          <w:t xml:space="preserve"> id</w:t>
        </w:r>
      </w:ins>
    </w:p>
    <w:p w14:paraId="38640AF4" w14:textId="77777777" w:rsidR="007A1666" w:rsidRDefault="007A1666">
      <w:pPr>
        <w:pStyle w:val="code"/>
        <w:rPr>
          <w:ins w:id="744" w:author="Matty Kadosh" w:date="2015-09-07T19:21:00Z"/>
        </w:rPr>
        <w:pPrChange w:id="745" w:author="Matty Kadosh" w:date="2015-09-07T19:23:00Z">
          <w:pPr/>
        </w:pPrChange>
      </w:pPr>
      <w:ins w:id="746" w:author="Matty Kadosh" w:date="2015-09-07T19:21:00Z">
        <w:r>
          <w:t xml:space="preserve"> *    @param[in] attr - attribute</w:t>
        </w:r>
      </w:ins>
    </w:p>
    <w:p w14:paraId="7104F300" w14:textId="77777777" w:rsidR="007A1666" w:rsidRDefault="007A1666">
      <w:pPr>
        <w:pStyle w:val="code"/>
        <w:rPr>
          <w:ins w:id="747" w:author="Matty Kadosh" w:date="2015-09-07T19:21:00Z"/>
        </w:rPr>
        <w:pPrChange w:id="748" w:author="Matty Kadosh" w:date="2015-09-07T19:23:00Z">
          <w:pPr/>
        </w:pPrChange>
      </w:pPr>
      <w:ins w:id="749" w:author="Matty Kadosh" w:date="2015-09-07T19:21:00Z">
        <w:r>
          <w:t xml:space="preserve"> *</w:t>
        </w:r>
      </w:ins>
    </w:p>
    <w:p w14:paraId="65EB4853" w14:textId="77777777" w:rsidR="007A1666" w:rsidRDefault="007A1666">
      <w:pPr>
        <w:pStyle w:val="code"/>
        <w:rPr>
          <w:ins w:id="750" w:author="Matty Kadosh" w:date="2015-09-07T19:21:00Z"/>
        </w:rPr>
        <w:pPrChange w:id="751" w:author="Matty Kadosh" w:date="2015-09-07T19:23:00Z">
          <w:pPr/>
        </w:pPrChange>
      </w:pPr>
      <w:ins w:id="752" w:author="Matty Kadosh" w:date="2015-09-07T19:21:00Z">
        <w:r>
          <w:t xml:space="preserve"> * Return Values:</w:t>
        </w:r>
      </w:ins>
    </w:p>
    <w:p w14:paraId="0E4285C7" w14:textId="77777777" w:rsidR="007A1666" w:rsidRDefault="007A1666">
      <w:pPr>
        <w:pStyle w:val="code"/>
        <w:rPr>
          <w:ins w:id="753" w:author="Matty Kadosh" w:date="2015-09-07T19:21:00Z"/>
        </w:rPr>
        <w:pPrChange w:id="754" w:author="Matty Kadosh" w:date="2015-09-07T19:23:00Z">
          <w:pPr/>
        </w:pPrChange>
      </w:pPr>
      <w:ins w:id="755" w:author="Matty Kadosh" w:date="2015-09-07T19:21:00Z">
        <w:r>
          <w:t xml:space="preserve"> *    @return SAI_STATUS_SUCCESS on success</w:t>
        </w:r>
      </w:ins>
    </w:p>
    <w:p w14:paraId="2912CCCE" w14:textId="77777777" w:rsidR="007A1666" w:rsidRDefault="007A1666">
      <w:pPr>
        <w:pStyle w:val="code"/>
        <w:rPr>
          <w:ins w:id="756" w:author="Matty Kadosh" w:date="2015-09-07T19:21:00Z"/>
        </w:rPr>
        <w:pPrChange w:id="757" w:author="Matty Kadosh" w:date="2015-09-07T19:23:00Z">
          <w:pPr/>
        </w:pPrChange>
      </w:pPr>
      <w:ins w:id="758" w:author="Matty Kadosh" w:date="2015-09-07T19:21:00Z">
        <w:r>
          <w:t xml:space="preserve"> *            Failure status code on error</w:t>
        </w:r>
      </w:ins>
    </w:p>
    <w:p w14:paraId="5147C670" w14:textId="77777777" w:rsidR="007A1666" w:rsidRDefault="007A1666">
      <w:pPr>
        <w:pStyle w:val="code"/>
        <w:rPr>
          <w:ins w:id="759" w:author="Matty Kadosh" w:date="2015-09-07T19:21:00Z"/>
        </w:rPr>
        <w:pPrChange w:id="760" w:author="Matty Kadosh" w:date="2015-09-07T19:23:00Z">
          <w:pPr/>
        </w:pPrChange>
      </w:pPr>
      <w:ins w:id="761" w:author="Matty Kadosh" w:date="2015-09-07T19:21:00Z">
        <w:r>
          <w:t xml:space="preserve"> */</w:t>
        </w:r>
      </w:ins>
    </w:p>
    <w:p w14:paraId="49949B17" w14:textId="197342FD" w:rsidR="007A1666" w:rsidRDefault="007A1666">
      <w:pPr>
        <w:pStyle w:val="code"/>
        <w:rPr>
          <w:ins w:id="762" w:author="Matty Kadosh" w:date="2015-09-07T19:21:00Z"/>
        </w:rPr>
        <w:pPrChange w:id="763" w:author="Matty Kadosh" w:date="2015-09-07T19:23:00Z">
          <w:pPr/>
        </w:pPrChange>
      </w:pPr>
      <w:ins w:id="764" w:author="Matty Kadosh" w:date="2015-09-07T19:21:00Z">
        <w:r>
          <w:t>typedef</w:t>
        </w:r>
        <w:r w:rsidR="00661170">
          <w:t xml:space="preserve"> sai_status_t (*sai_set_</w:t>
        </w:r>
      </w:ins>
      <w:ins w:id="765" w:author="Matty Kadosh" w:date="2015-09-21T19:16:00Z">
        <w:r w:rsidR="00661170">
          <w:t>tunnel</w:t>
        </w:r>
      </w:ins>
      <w:ins w:id="766" w:author="Matty Kadosh" w:date="2015-09-07T19:21:00Z">
        <w:r>
          <w:t>_attribute_fn)(</w:t>
        </w:r>
      </w:ins>
    </w:p>
    <w:p w14:paraId="650EAA7A" w14:textId="470E233C" w:rsidR="007A1666" w:rsidRDefault="007A1666">
      <w:pPr>
        <w:pStyle w:val="code"/>
        <w:rPr>
          <w:ins w:id="767" w:author="Matty Kadosh" w:date="2015-09-07T19:21:00Z"/>
        </w:rPr>
        <w:pPrChange w:id="768" w:author="Matty Kadosh" w:date="2015-09-07T19:23:00Z">
          <w:pPr/>
        </w:pPrChange>
      </w:pPr>
      <w:ins w:id="769" w:author="Matty Kadosh" w:date="2015-09-07T19:21:00Z">
        <w:r>
          <w:t xml:space="preserve"> </w:t>
        </w:r>
        <w:r w:rsidR="00661170">
          <w:t xml:space="preserve">   _In_ sai_object_id_t </w:t>
        </w:r>
      </w:ins>
      <w:ins w:id="770" w:author="Matty Kadosh" w:date="2015-09-21T19:16:00Z">
        <w:r w:rsidR="00661170">
          <w:t>tunnel</w:t>
        </w:r>
      </w:ins>
      <w:ins w:id="771" w:author="Matty Kadosh" w:date="2015-09-07T19:21:00Z">
        <w:r>
          <w:t>_id,</w:t>
        </w:r>
      </w:ins>
    </w:p>
    <w:p w14:paraId="7EAF0473" w14:textId="77777777" w:rsidR="007A1666" w:rsidRDefault="007A1666">
      <w:pPr>
        <w:pStyle w:val="code"/>
        <w:rPr>
          <w:ins w:id="772" w:author="Matty Kadosh" w:date="2015-09-07T19:21:00Z"/>
        </w:rPr>
        <w:pPrChange w:id="773" w:author="Matty Kadosh" w:date="2015-09-07T19:23:00Z">
          <w:pPr/>
        </w:pPrChange>
      </w:pPr>
      <w:ins w:id="774" w:author="Matty Kadosh" w:date="2015-09-07T19:21:00Z">
        <w:r>
          <w:t xml:space="preserve">    _In_ const sai_attribute_t *attr</w:t>
        </w:r>
      </w:ins>
    </w:p>
    <w:p w14:paraId="1B4AB2D4" w14:textId="77777777" w:rsidR="007A1666" w:rsidRDefault="007A1666">
      <w:pPr>
        <w:pStyle w:val="code"/>
        <w:rPr>
          <w:ins w:id="775" w:author="Matty Kadosh" w:date="2015-09-07T19:21:00Z"/>
        </w:rPr>
        <w:pPrChange w:id="776" w:author="Matty Kadosh" w:date="2015-09-07T19:23:00Z">
          <w:pPr/>
        </w:pPrChange>
      </w:pPr>
      <w:ins w:id="777" w:author="Matty Kadosh" w:date="2015-09-07T19:21:00Z">
        <w:r>
          <w:t xml:space="preserve">    );</w:t>
        </w:r>
      </w:ins>
    </w:p>
    <w:p w14:paraId="1BBB3D05" w14:textId="77777777" w:rsidR="007A1666" w:rsidRDefault="007A1666">
      <w:pPr>
        <w:pStyle w:val="code"/>
        <w:rPr>
          <w:ins w:id="778" w:author="Matty Kadosh" w:date="2015-09-07T19:21:00Z"/>
        </w:rPr>
        <w:pPrChange w:id="779" w:author="Matty Kadosh" w:date="2015-09-07T19:23:00Z">
          <w:pPr/>
        </w:pPrChange>
      </w:pPr>
    </w:p>
    <w:p w14:paraId="79209FA9" w14:textId="77777777" w:rsidR="007A1666" w:rsidRDefault="007A1666">
      <w:pPr>
        <w:pStyle w:val="code"/>
        <w:rPr>
          <w:ins w:id="780" w:author="Matty Kadosh" w:date="2015-09-07T19:21:00Z"/>
        </w:rPr>
        <w:pPrChange w:id="781" w:author="Matty Kadosh" w:date="2015-09-07T19:23:00Z">
          <w:pPr/>
        </w:pPrChange>
      </w:pPr>
    </w:p>
    <w:p w14:paraId="739A1518" w14:textId="77777777" w:rsidR="007A1666" w:rsidRDefault="007A1666">
      <w:pPr>
        <w:pStyle w:val="code"/>
        <w:rPr>
          <w:ins w:id="782" w:author="Matty Kadosh" w:date="2015-09-07T19:21:00Z"/>
        </w:rPr>
        <w:pPrChange w:id="783" w:author="Matty Kadosh" w:date="2015-09-07T19:23:00Z">
          <w:pPr/>
        </w:pPrChange>
      </w:pPr>
      <w:ins w:id="784" w:author="Matty Kadosh" w:date="2015-09-07T19:21:00Z">
        <w:r>
          <w:t>/**</w:t>
        </w:r>
      </w:ins>
    </w:p>
    <w:p w14:paraId="79283FEA" w14:textId="77777777" w:rsidR="007A1666" w:rsidRDefault="007A1666">
      <w:pPr>
        <w:pStyle w:val="code"/>
        <w:rPr>
          <w:ins w:id="785" w:author="Matty Kadosh" w:date="2015-09-07T19:21:00Z"/>
        </w:rPr>
        <w:pPrChange w:id="786" w:author="Matty Kadosh" w:date="2015-09-07T19:23:00Z">
          <w:pPr/>
        </w:pPrChange>
      </w:pPr>
      <w:ins w:id="787" w:author="Matty Kadosh" w:date="2015-09-07T19:21:00Z">
        <w:r>
          <w:t xml:space="preserve"> * Routine Description:</w:t>
        </w:r>
      </w:ins>
    </w:p>
    <w:p w14:paraId="1828DA23" w14:textId="3529DA8C" w:rsidR="007A1666" w:rsidRDefault="00661170">
      <w:pPr>
        <w:pStyle w:val="code"/>
        <w:rPr>
          <w:ins w:id="788" w:author="Matty Kadosh" w:date="2015-09-07T19:21:00Z"/>
        </w:rPr>
        <w:pPrChange w:id="789" w:author="Matty Kadosh" w:date="2015-09-07T19:23:00Z">
          <w:pPr/>
        </w:pPrChange>
      </w:pPr>
      <w:ins w:id="790" w:author="Matty Kadosh" w:date="2015-09-07T19:21:00Z">
        <w:r>
          <w:t xml:space="preserve"> *    @brief Get </w:t>
        </w:r>
      </w:ins>
      <w:ins w:id="791" w:author="Matty Kadosh" w:date="2015-09-21T19:14:00Z">
        <w:r>
          <w:t>tunnel</w:t>
        </w:r>
      </w:ins>
      <w:ins w:id="792" w:author="Matty Kadosh" w:date="2015-09-07T19:21:00Z">
        <w:r w:rsidR="007A1666">
          <w:t xml:space="preserve"> attribute</w:t>
        </w:r>
      </w:ins>
    </w:p>
    <w:p w14:paraId="72453A5E" w14:textId="77777777" w:rsidR="007A1666" w:rsidRDefault="007A1666">
      <w:pPr>
        <w:pStyle w:val="code"/>
        <w:rPr>
          <w:ins w:id="793" w:author="Matty Kadosh" w:date="2015-09-07T19:21:00Z"/>
        </w:rPr>
        <w:pPrChange w:id="794" w:author="Matty Kadosh" w:date="2015-09-07T19:23:00Z">
          <w:pPr/>
        </w:pPrChange>
      </w:pPr>
      <w:ins w:id="795" w:author="Matty Kadosh" w:date="2015-09-07T19:21:00Z">
        <w:r>
          <w:t xml:space="preserve"> *</w:t>
        </w:r>
      </w:ins>
    </w:p>
    <w:p w14:paraId="64DD1731" w14:textId="77777777" w:rsidR="007A1666" w:rsidRDefault="007A1666">
      <w:pPr>
        <w:pStyle w:val="code"/>
        <w:rPr>
          <w:ins w:id="796" w:author="Matty Kadosh" w:date="2015-09-07T19:21:00Z"/>
        </w:rPr>
        <w:pPrChange w:id="797" w:author="Matty Kadosh" w:date="2015-09-07T19:23:00Z">
          <w:pPr/>
        </w:pPrChange>
      </w:pPr>
      <w:ins w:id="798" w:author="Matty Kadosh" w:date="2015-09-07T19:21:00Z">
        <w:r>
          <w:t xml:space="preserve"> * Arguments:</w:t>
        </w:r>
      </w:ins>
    </w:p>
    <w:p w14:paraId="10CF9423" w14:textId="4B02B632" w:rsidR="007A1666" w:rsidRDefault="00661170">
      <w:pPr>
        <w:pStyle w:val="code"/>
        <w:rPr>
          <w:ins w:id="799" w:author="Matty Kadosh" w:date="2015-09-07T19:21:00Z"/>
        </w:rPr>
        <w:pPrChange w:id="800" w:author="Matty Kadosh" w:date="2015-09-07T19:23:00Z">
          <w:pPr/>
        </w:pPrChange>
      </w:pPr>
      <w:ins w:id="801" w:author="Matty Kadosh" w:date="2015-09-07T19:21:00Z">
        <w:r>
          <w:t xml:space="preserve"> *    @param[in] </w:t>
        </w:r>
      </w:ins>
      <w:ins w:id="802" w:author="Matty Kadosh" w:date="2015-09-21T19:15:00Z">
        <w:r>
          <w:t xml:space="preserve">tunnel </w:t>
        </w:r>
      </w:ins>
      <w:ins w:id="803" w:author="Matty Kadosh" w:date="2015-09-07T19:21:00Z">
        <w:r w:rsidR="007A1666">
          <w:t>_id</w:t>
        </w:r>
        <w:r>
          <w:t xml:space="preserve"> - </w:t>
        </w:r>
      </w:ins>
      <w:ins w:id="804" w:author="Matty Kadosh" w:date="2015-09-21T19:14:00Z">
        <w:r>
          <w:t>tunnel</w:t>
        </w:r>
      </w:ins>
      <w:ins w:id="805" w:author="Matty Kadosh" w:date="2015-09-07T19:21:00Z">
        <w:r w:rsidR="007A1666">
          <w:t xml:space="preserve"> id</w:t>
        </w:r>
      </w:ins>
    </w:p>
    <w:p w14:paraId="0672B452" w14:textId="77777777" w:rsidR="007A1666" w:rsidRDefault="007A1666">
      <w:pPr>
        <w:pStyle w:val="code"/>
        <w:rPr>
          <w:ins w:id="806" w:author="Matty Kadosh" w:date="2015-09-07T19:21:00Z"/>
        </w:rPr>
        <w:pPrChange w:id="807" w:author="Matty Kadosh" w:date="2015-09-07T19:23:00Z">
          <w:pPr/>
        </w:pPrChange>
      </w:pPr>
      <w:ins w:id="808" w:author="Matty Kadosh" w:date="2015-09-07T19:21:00Z">
        <w:r>
          <w:t xml:space="preserve"> *    @param[in] attr_count - number of attributes</w:t>
        </w:r>
      </w:ins>
    </w:p>
    <w:p w14:paraId="797C6AB4" w14:textId="77777777" w:rsidR="007A1666" w:rsidRDefault="007A1666">
      <w:pPr>
        <w:pStyle w:val="code"/>
        <w:rPr>
          <w:ins w:id="809" w:author="Matty Kadosh" w:date="2015-09-07T19:21:00Z"/>
        </w:rPr>
        <w:pPrChange w:id="810" w:author="Matty Kadosh" w:date="2015-09-07T19:23:00Z">
          <w:pPr/>
        </w:pPrChange>
      </w:pPr>
      <w:ins w:id="811" w:author="Matty Kadosh" w:date="2015-09-07T19:21:00Z">
        <w:r>
          <w:t xml:space="preserve"> *    @param[inout] attr_list - array of attributes</w:t>
        </w:r>
      </w:ins>
    </w:p>
    <w:p w14:paraId="35166F15" w14:textId="77777777" w:rsidR="007A1666" w:rsidRDefault="007A1666">
      <w:pPr>
        <w:pStyle w:val="code"/>
        <w:rPr>
          <w:ins w:id="812" w:author="Matty Kadosh" w:date="2015-09-07T19:21:00Z"/>
        </w:rPr>
        <w:pPrChange w:id="813" w:author="Matty Kadosh" w:date="2015-09-07T19:23:00Z">
          <w:pPr/>
        </w:pPrChange>
      </w:pPr>
      <w:ins w:id="814" w:author="Matty Kadosh" w:date="2015-09-07T19:21:00Z">
        <w:r>
          <w:t xml:space="preserve"> *</w:t>
        </w:r>
      </w:ins>
    </w:p>
    <w:p w14:paraId="38B03D7D" w14:textId="77777777" w:rsidR="007A1666" w:rsidRDefault="007A1666">
      <w:pPr>
        <w:pStyle w:val="code"/>
        <w:rPr>
          <w:ins w:id="815" w:author="Matty Kadosh" w:date="2015-09-07T19:21:00Z"/>
        </w:rPr>
        <w:pPrChange w:id="816" w:author="Matty Kadosh" w:date="2015-09-07T19:23:00Z">
          <w:pPr/>
        </w:pPrChange>
      </w:pPr>
      <w:ins w:id="817" w:author="Matty Kadosh" w:date="2015-09-07T19:21:00Z">
        <w:r>
          <w:t xml:space="preserve"> * Return Values:</w:t>
        </w:r>
      </w:ins>
    </w:p>
    <w:p w14:paraId="5C33BB7A" w14:textId="77777777" w:rsidR="007A1666" w:rsidRDefault="007A1666">
      <w:pPr>
        <w:pStyle w:val="code"/>
        <w:rPr>
          <w:ins w:id="818" w:author="Matty Kadosh" w:date="2015-09-07T19:21:00Z"/>
        </w:rPr>
        <w:pPrChange w:id="819" w:author="Matty Kadosh" w:date="2015-09-07T19:23:00Z">
          <w:pPr/>
        </w:pPrChange>
      </w:pPr>
      <w:ins w:id="820" w:author="Matty Kadosh" w:date="2015-09-07T19:21:00Z">
        <w:r>
          <w:t xml:space="preserve"> *    @return SAI_STATUS_SUCCESS on success</w:t>
        </w:r>
      </w:ins>
    </w:p>
    <w:p w14:paraId="47AC13B5" w14:textId="77777777" w:rsidR="007A1666" w:rsidRDefault="007A1666">
      <w:pPr>
        <w:pStyle w:val="code"/>
        <w:rPr>
          <w:ins w:id="821" w:author="Matty Kadosh" w:date="2015-09-07T19:21:00Z"/>
        </w:rPr>
        <w:pPrChange w:id="822" w:author="Matty Kadosh" w:date="2015-09-07T19:23:00Z">
          <w:pPr/>
        </w:pPrChange>
      </w:pPr>
      <w:ins w:id="823" w:author="Matty Kadosh" w:date="2015-09-07T19:21:00Z">
        <w:r>
          <w:t xml:space="preserve"> *            Failure status code on error</w:t>
        </w:r>
      </w:ins>
    </w:p>
    <w:p w14:paraId="2F7CDF2C" w14:textId="77777777" w:rsidR="007A1666" w:rsidRDefault="007A1666">
      <w:pPr>
        <w:pStyle w:val="code"/>
        <w:rPr>
          <w:ins w:id="824" w:author="Matty Kadosh" w:date="2015-09-07T19:21:00Z"/>
        </w:rPr>
        <w:pPrChange w:id="825" w:author="Matty Kadosh" w:date="2015-09-07T19:23:00Z">
          <w:pPr/>
        </w:pPrChange>
      </w:pPr>
      <w:ins w:id="826" w:author="Matty Kadosh" w:date="2015-09-07T19:21:00Z">
        <w:r>
          <w:t xml:space="preserve"> */</w:t>
        </w:r>
      </w:ins>
    </w:p>
    <w:p w14:paraId="648A5B59" w14:textId="347469CB" w:rsidR="007A1666" w:rsidRDefault="007A1666">
      <w:pPr>
        <w:pStyle w:val="code"/>
        <w:rPr>
          <w:ins w:id="827" w:author="Matty Kadosh" w:date="2015-09-07T19:21:00Z"/>
        </w:rPr>
        <w:pPrChange w:id="828" w:author="Matty Kadosh" w:date="2015-09-07T19:23:00Z">
          <w:pPr/>
        </w:pPrChange>
      </w:pPr>
      <w:ins w:id="829" w:author="Matty Kadosh" w:date="2015-09-07T19:21:00Z">
        <w:r>
          <w:t>typedef sai_status_t (*sai</w:t>
        </w:r>
        <w:r w:rsidR="00661170">
          <w:t>_get_</w:t>
        </w:r>
      </w:ins>
      <w:ins w:id="830" w:author="Matty Kadosh" w:date="2015-09-21T19:16:00Z">
        <w:r w:rsidR="00661170">
          <w:t>tunnel</w:t>
        </w:r>
      </w:ins>
      <w:ins w:id="831" w:author="Matty Kadosh" w:date="2015-09-07T19:21:00Z">
        <w:r>
          <w:t>_attribute_fn)(</w:t>
        </w:r>
      </w:ins>
    </w:p>
    <w:p w14:paraId="2ADF404C" w14:textId="7B8220BA" w:rsidR="007A1666" w:rsidRDefault="007A1666">
      <w:pPr>
        <w:pStyle w:val="code"/>
        <w:rPr>
          <w:ins w:id="832" w:author="Matty Kadosh" w:date="2015-09-07T19:21:00Z"/>
        </w:rPr>
        <w:pPrChange w:id="833" w:author="Matty Kadosh" w:date="2015-09-07T19:23:00Z">
          <w:pPr/>
        </w:pPrChange>
      </w:pPr>
      <w:ins w:id="834" w:author="Matty Kadosh" w:date="2015-09-07T19:21:00Z">
        <w:r>
          <w:t xml:space="preserve"> </w:t>
        </w:r>
        <w:r w:rsidR="00661170">
          <w:t xml:space="preserve">   _In_ sai_object_id_t </w:t>
        </w:r>
      </w:ins>
      <w:ins w:id="835" w:author="Matty Kadosh" w:date="2015-09-21T19:15:00Z">
        <w:r w:rsidR="00661170">
          <w:t>tunnel</w:t>
        </w:r>
      </w:ins>
      <w:ins w:id="836" w:author="Matty Kadosh" w:date="2015-09-07T19:21:00Z">
        <w:r>
          <w:t>_id,</w:t>
        </w:r>
      </w:ins>
    </w:p>
    <w:p w14:paraId="51B26AB7" w14:textId="77777777" w:rsidR="007A1666" w:rsidRDefault="007A1666">
      <w:pPr>
        <w:pStyle w:val="code"/>
        <w:rPr>
          <w:ins w:id="837" w:author="Matty Kadosh" w:date="2015-09-07T19:21:00Z"/>
        </w:rPr>
        <w:pPrChange w:id="838" w:author="Matty Kadosh" w:date="2015-09-07T19:23:00Z">
          <w:pPr/>
        </w:pPrChange>
      </w:pPr>
      <w:ins w:id="839" w:author="Matty Kadosh" w:date="2015-09-07T19:21:00Z">
        <w:r>
          <w:t xml:space="preserve">    _In_ uint32_t attr_count,</w:t>
        </w:r>
      </w:ins>
    </w:p>
    <w:p w14:paraId="44B4D6C8" w14:textId="77777777" w:rsidR="007A1666" w:rsidRDefault="007A1666">
      <w:pPr>
        <w:pStyle w:val="code"/>
        <w:rPr>
          <w:ins w:id="840" w:author="Matty Kadosh" w:date="2015-09-07T19:21:00Z"/>
        </w:rPr>
        <w:pPrChange w:id="841" w:author="Matty Kadosh" w:date="2015-09-07T19:23:00Z">
          <w:pPr/>
        </w:pPrChange>
      </w:pPr>
      <w:ins w:id="842" w:author="Matty Kadosh" w:date="2015-09-07T19:21:00Z">
        <w:r>
          <w:t xml:space="preserve">    _Inout_ sai_attribute_t *attr_list</w:t>
        </w:r>
      </w:ins>
    </w:p>
    <w:p w14:paraId="68A08A80" w14:textId="77777777" w:rsidR="007A1666" w:rsidRDefault="007A1666">
      <w:pPr>
        <w:pStyle w:val="code"/>
        <w:rPr>
          <w:ins w:id="843" w:author="Matty Kadosh" w:date="2015-09-07T19:21:00Z"/>
        </w:rPr>
        <w:pPrChange w:id="844" w:author="Matty Kadosh" w:date="2015-09-07T19:23:00Z">
          <w:pPr/>
        </w:pPrChange>
      </w:pPr>
      <w:ins w:id="845" w:author="Matty Kadosh" w:date="2015-09-07T19:21:00Z">
        <w:r>
          <w:t xml:space="preserve">    );</w:t>
        </w:r>
      </w:ins>
    </w:p>
    <w:p w14:paraId="71EE3427" w14:textId="77777777" w:rsidR="007A1666" w:rsidRDefault="007A1666">
      <w:pPr>
        <w:pStyle w:val="code"/>
        <w:rPr>
          <w:ins w:id="846" w:author="Matty Kadosh" w:date="2015-09-07T19:21:00Z"/>
        </w:rPr>
        <w:pPrChange w:id="847" w:author="Matty Kadosh" w:date="2015-09-07T19:23:00Z">
          <w:pPr/>
        </w:pPrChange>
      </w:pPr>
    </w:p>
    <w:p w14:paraId="5A53AC56" w14:textId="77777777" w:rsidR="007A1666" w:rsidRDefault="007A1666">
      <w:pPr>
        <w:pStyle w:val="code"/>
        <w:rPr>
          <w:ins w:id="848" w:author="Matty Kadosh" w:date="2015-09-07T19:21:00Z"/>
        </w:rPr>
        <w:pPrChange w:id="849" w:author="Matty Kadosh" w:date="2015-09-07T19:23:00Z">
          <w:pPr/>
        </w:pPrChange>
      </w:pPr>
      <w:ins w:id="850" w:author="Matty Kadosh" w:date="2015-09-07T19:21:00Z">
        <w:r>
          <w:t>/**</w:t>
        </w:r>
      </w:ins>
    </w:p>
    <w:p w14:paraId="570735EF" w14:textId="111D9305" w:rsidR="007A1666" w:rsidRDefault="007A1666">
      <w:pPr>
        <w:pStyle w:val="code"/>
        <w:rPr>
          <w:ins w:id="851" w:author="Matty Kadosh" w:date="2015-09-07T19:21:00Z"/>
        </w:rPr>
        <w:pPrChange w:id="852" w:author="Matty Kadosh" w:date="2015-09-07T19:23:00Z">
          <w:pPr/>
        </w:pPrChange>
      </w:pPr>
      <w:ins w:id="853" w:author="Matty Kadosh" w:date="2015-09-07T19:21:00Z">
        <w:r>
          <w:t xml:space="preserve"> *  @brief </w:t>
        </w:r>
      </w:ins>
      <w:r w:rsidR="00443350">
        <w:t xml:space="preserve">tunnel </w:t>
      </w:r>
      <w:ins w:id="854" w:author="Matty Kadosh" w:date="2015-09-07T19:21:00Z">
        <w:r>
          <w:t xml:space="preserve"> methods table retrieved with sai_api_query()</w:t>
        </w:r>
      </w:ins>
    </w:p>
    <w:p w14:paraId="4AACF1BB" w14:textId="77777777" w:rsidR="007A1666" w:rsidRDefault="007A1666">
      <w:pPr>
        <w:pStyle w:val="code"/>
        <w:rPr>
          <w:ins w:id="855" w:author="Matty Kadosh" w:date="2015-09-07T19:21:00Z"/>
        </w:rPr>
        <w:pPrChange w:id="856" w:author="Matty Kadosh" w:date="2015-09-07T19:23:00Z">
          <w:pPr/>
        </w:pPrChange>
      </w:pPr>
      <w:ins w:id="857" w:author="Matty Kadosh" w:date="2015-09-07T19:21:00Z">
        <w:r>
          <w:t xml:space="preserve"> */</w:t>
        </w:r>
      </w:ins>
    </w:p>
    <w:p w14:paraId="67C27FF4" w14:textId="57C342C7" w:rsidR="007A1666" w:rsidRDefault="007A1666">
      <w:pPr>
        <w:pStyle w:val="code"/>
        <w:rPr>
          <w:ins w:id="858" w:author="Matty Kadosh" w:date="2015-09-07T19:21:00Z"/>
        </w:rPr>
        <w:pPrChange w:id="859" w:author="Matty Kadosh" w:date="2015-09-07T19:23:00Z">
          <w:pPr/>
        </w:pPrChange>
      </w:pPr>
      <w:ins w:id="860" w:author="Matty Kadosh" w:date="2015-09-07T19:21:00Z">
        <w:r>
          <w:t>typedef struct _sai_tunnel_api_t</w:t>
        </w:r>
      </w:ins>
    </w:p>
    <w:p w14:paraId="2BB3987F" w14:textId="77777777" w:rsidR="007A1666" w:rsidRDefault="007A1666">
      <w:pPr>
        <w:pStyle w:val="code"/>
        <w:rPr>
          <w:ins w:id="861" w:author="Matty Kadosh" w:date="2015-09-07T19:21:00Z"/>
        </w:rPr>
        <w:pPrChange w:id="862" w:author="Matty Kadosh" w:date="2015-09-07T19:23:00Z">
          <w:pPr/>
        </w:pPrChange>
      </w:pPr>
      <w:ins w:id="863" w:author="Matty Kadosh" w:date="2015-09-07T19:21:00Z">
        <w:r>
          <w:t>{</w:t>
        </w:r>
      </w:ins>
    </w:p>
    <w:p w14:paraId="23EE0659" w14:textId="65302BE3" w:rsidR="007A1666" w:rsidRDefault="007A1666">
      <w:pPr>
        <w:pStyle w:val="code"/>
        <w:rPr>
          <w:ins w:id="864" w:author="Matty Kadosh" w:date="2015-09-07T19:21:00Z"/>
        </w:rPr>
        <w:pPrChange w:id="865" w:author="Matty Kadosh" w:date="2015-09-07T19:23:00Z">
          <w:pPr/>
        </w:pPrChange>
      </w:pPr>
      <w:ins w:id="866" w:author="Matty Kadosh" w:date="2015-09-07T19:21:00Z">
        <w:r>
          <w:t xml:space="preserve">    sai_create_</w:t>
        </w:r>
      </w:ins>
      <w:ins w:id="867" w:author="Matty Kadosh" w:date="2015-09-07T19:22:00Z">
        <w:r>
          <w:t>tunnel</w:t>
        </w:r>
      </w:ins>
      <w:ins w:id="868" w:author="Matty Kadosh" w:date="2015-09-07T19:21:00Z">
        <w:r>
          <w:t>_fn        create_</w:t>
        </w:r>
      </w:ins>
      <w:ins w:id="869" w:author="Matty Kadosh" w:date="2015-09-07T19:22:00Z">
        <w:r>
          <w:t>tunnel</w:t>
        </w:r>
      </w:ins>
      <w:ins w:id="870" w:author="Matty Kadosh" w:date="2015-09-07T19:21:00Z">
        <w:r>
          <w:t>;</w:t>
        </w:r>
      </w:ins>
    </w:p>
    <w:p w14:paraId="7D763F5F" w14:textId="05725FBF" w:rsidR="007A1666" w:rsidRDefault="007A1666">
      <w:pPr>
        <w:pStyle w:val="code"/>
        <w:rPr>
          <w:ins w:id="871" w:author="Matty Kadosh" w:date="2015-09-07T19:21:00Z"/>
        </w:rPr>
        <w:pPrChange w:id="872" w:author="Matty Kadosh" w:date="2015-09-07T19:23:00Z">
          <w:pPr/>
        </w:pPrChange>
      </w:pPr>
      <w:ins w:id="873" w:author="Matty Kadosh" w:date="2015-09-07T19:21:00Z">
        <w:r>
          <w:t xml:space="preserve">    sai_remove</w:t>
        </w:r>
      </w:ins>
      <w:ins w:id="874" w:author="Matty Kadosh" w:date="2015-09-07T19:22:00Z">
        <w:r>
          <w:t>_tunnel</w:t>
        </w:r>
      </w:ins>
      <w:ins w:id="875" w:author="Matty Kadosh" w:date="2015-09-07T19:21:00Z">
        <w:r>
          <w:t>_fn        remove_</w:t>
        </w:r>
      </w:ins>
      <w:ins w:id="876" w:author="Matty Kadosh" w:date="2015-09-07T19:22:00Z">
        <w:r>
          <w:t>tunnel</w:t>
        </w:r>
      </w:ins>
      <w:ins w:id="877" w:author="Matty Kadosh" w:date="2015-09-07T19:21:00Z">
        <w:r>
          <w:t>;</w:t>
        </w:r>
      </w:ins>
    </w:p>
    <w:p w14:paraId="3C6A24CF" w14:textId="1E0CF81E" w:rsidR="007A1666" w:rsidRDefault="007A1666">
      <w:pPr>
        <w:pStyle w:val="code"/>
        <w:rPr>
          <w:ins w:id="878" w:author="Matty Kadosh" w:date="2015-09-07T19:21:00Z"/>
        </w:rPr>
        <w:pPrChange w:id="879" w:author="Matty Kadosh" w:date="2015-09-07T19:23:00Z">
          <w:pPr/>
        </w:pPrChange>
      </w:pPr>
      <w:ins w:id="880" w:author="Matty Kadosh" w:date="2015-09-07T19:21:00Z">
        <w:r>
          <w:t xml:space="preserve">    sai_set_</w:t>
        </w:r>
      </w:ins>
      <w:ins w:id="881" w:author="Matty Kadosh" w:date="2015-09-07T19:23:00Z">
        <w:r>
          <w:t>tunnel</w:t>
        </w:r>
      </w:ins>
      <w:ins w:id="882" w:author="Matty Kadosh" w:date="2015-09-07T19:21:00Z">
        <w:r>
          <w:t>_attribute_fn set_</w:t>
        </w:r>
      </w:ins>
      <w:ins w:id="883" w:author="Matty Kadosh" w:date="2015-09-07T19:23:00Z">
        <w:r>
          <w:t>tunnel</w:t>
        </w:r>
      </w:ins>
      <w:ins w:id="884" w:author="Matty Kadosh" w:date="2015-09-07T19:21:00Z">
        <w:r>
          <w:t>_attribute;</w:t>
        </w:r>
      </w:ins>
    </w:p>
    <w:p w14:paraId="4F12F86F" w14:textId="306FF1E0" w:rsidR="007A1666" w:rsidRDefault="007A1666">
      <w:pPr>
        <w:pStyle w:val="code"/>
        <w:pPrChange w:id="885" w:author="Matty Kadosh" w:date="2015-09-07T19:23:00Z">
          <w:pPr/>
        </w:pPrChange>
      </w:pPr>
      <w:ins w:id="886" w:author="Matty Kadosh" w:date="2015-09-07T19:21:00Z">
        <w:r>
          <w:t xml:space="preserve">    sai_get_</w:t>
        </w:r>
      </w:ins>
      <w:ins w:id="887" w:author="Matty Kadosh" w:date="2015-09-07T19:23:00Z">
        <w:r>
          <w:t>tunnel</w:t>
        </w:r>
      </w:ins>
      <w:ins w:id="888" w:author="Matty Kadosh" w:date="2015-09-07T19:21:00Z">
        <w:r>
          <w:t>_attribute_fn get_</w:t>
        </w:r>
      </w:ins>
      <w:ins w:id="889" w:author="Matty Kadosh" w:date="2015-09-07T19:23:00Z">
        <w:r>
          <w:t>tunnel</w:t>
        </w:r>
      </w:ins>
      <w:ins w:id="890" w:author="Matty Kadosh" w:date="2015-09-07T19:21:00Z">
        <w:r>
          <w:t>_attribute;</w:t>
        </w:r>
      </w:ins>
    </w:p>
    <w:p w14:paraId="24E5BBDC" w14:textId="1C64B958" w:rsidR="00AC10FE" w:rsidRDefault="00AC10FE" w:rsidP="00AC10FE">
      <w:pPr>
        <w:pStyle w:val="code"/>
        <w:rPr>
          <w:ins w:id="891" w:author="Matty Kadosh" w:date="2015-09-07T19:21:00Z"/>
        </w:rPr>
      </w:pPr>
      <w:r>
        <w:t>}</w:t>
      </w:r>
    </w:p>
    <w:p w14:paraId="25D18EFF" w14:textId="77777777" w:rsidR="007A1666" w:rsidRDefault="007A1666">
      <w:pPr>
        <w:pStyle w:val="code"/>
        <w:rPr>
          <w:ins w:id="892" w:author="Matty Kadosh" w:date="2015-09-07T19:21:00Z"/>
        </w:rPr>
        <w:pPrChange w:id="893" w:author="Matty Kadosh" w:date="2015-09-07T19:23:00Z">
          <w:pPr/>
        </w:pPrChange>
      </w:pPr>
    </w:p>
    <w:p w14:paraId="19F72F82" w14:textId="65EC6925" w:rsidR="008061A4" w:rsidRDefault="008061A4" w:rsidP="00B67ADA">
      <w:pPr>
        <w:pStyle w:val="Heading2"/>
        <w:rPr>
          <w:ins w:id="894" w:author="Matty Kadosh" w:date="2015-09-21T16:56:00Z"/>
        </w:rPr>
      </w:pPr>
      <w:bookmarkStart w:id="895" w:name="_Toc438058051"/>
      <w:ins w:id="896" w:author="Matty Kadosh" w:date="2015-09-07T12:03:00Z">
        <w:r>
          <w:t xml:space="preserve">Tunnel </w:t>
        </w:r>
      </w:ins>
      <w:r w:rsidR="00E92F33">
        <w:t xml:space="preserve">table entry </w:t>
      </w:r>
      <w:ins w:id="897" w:author="Matty Kadosh" w:date="2015-09-07T12:03:00Z">
        <w:r>
          <w:t>object</w:t>
        </w:r>
        <w:bookmarkEnd w:id="895"/>
        <w:r>
          <w:t xml:space="preserve"> </w:t>
        </w:r>
      </w:ins>
    </w:p>
    <w:p w14:paraId="3AE65FC0" w14:textId="6613084D" w:rsidR="008061A4" w:rsidRDefault="008061A4">
      <w:pPr>
        <w:pStyle w:val="code"/>
        <w:rPr>
          <w:ins w:id="898" w:author="Matty Kadosh" w:date="2015-09-21T17:18:00Z"/>
        </w:rPr>
        <w:pPrChange w:id="899" w:author="Matty Kadosh" w:date="2015-09-07T19:23:00Z">
          <w:pPr/>
        </w:pPrChange>
      </w:pPr>
    </w:p>
    <w:p w14:paraId="32F41434" w14:textId="77777777" w:rsidR="008061A4" w:rsidRDefault="008061A4">
      <w:pPr>
        <w:pStyle w:val="code"/>
        <w:rPr>
          <w:ins w:id="900" w:author="Matty Kadosh" w:date="2015-09-21T17:18:00Z"/>
        </w:rPr>
        <w:pPrChange w:id="901" w:author="Matty Kadosh" w:date="2015-09-07T19:23:00Z">
          <w:pPr/>
        </w:pPrChange>
      </w:pPr>
    </w:p>
    <w:p w14:paraId="58B7E55B" w14:textId="39AF7A7E" w:rsidR="008061A4" w:rsidRDefault="008061A4">
      <w:pPr>
        <w:pStyle w:val="code"/>
        <w:rPr>
          <w:ins w:id="902" w:author="Matty Kadosh" w:date="2015-09-21T17:18:00Z"/>
        </w:rPr>
        <w:pPrChange w:id="903" w:author="Matty Kadosh" w:date="2015-09-07T19:23:00Z">
          <w:pPr/>
        </w:pPrChange>
      </w:pPr>
      <w:ins w:id="904" w:author="Matty Kadosh" w:date="2015-09-21T17:18:00Z">
        <w:r>
          <w:t>typedef enum _sai_tunnel_</w:t>
        </w:r>
      </w:ins>
      <w:r>
        <w:t>table_</w:t>
      </w:r>
      <w:r w:rsidR="00E92F33">
        <w:t>entry_</w:t>
      </w:r>
      <w:ins w:id="905" w:author="Matty Kadosh" w:date="2015-09-21T17:18:00Z">
        <w:r>
          <w:t>type_t</w:t>
        </w:r>
      </w:ins>
    </w:p>
    <w:p w14:paraId="21E6C56D" w14:textId="77777777" w:rsidR="008061A4" w:rsidRDefault="008061A4">
      <w:pPr>
        <w:pStyle w:val="code"/>
        <w:pPrChange w:id="906" w:author="Matty Kadosh" w:date="2015-09-07T19:23:00Z">
          <w:pPr/>
        </w:pPrChange>
      </w:pPr>
      <w:ins w:id="907" w:author="Matty Kadosh" w:date="2015-09-21T17:18:00Z">
        <w:r>
          <w:lastRenderedPageBreak/>
          <w:t>{</w:t>
        </w:r>
      </w:ins>
    </w:p>
    <w:p w14:paraId="262169BD" w14:textId="3E14FC82" w:rsidR="008061A4" w:rsidRDefault="008061A4" w:rsidP="008061A4">
      <w:pPr>
        <w:pStyle w:val="code"/>
        <w:rPr>
          <w:ins w:id="908" w:author="Matty Kadosh" w:date="2015-09-21T17:18:00Z"/>
        </w:rPr>
      </w:pPr>
      <w:ins w:id="909" w:author="Matty Kadosh" w:date="2015-09-21T16:58:00Z">
        <w:r>
          <w:t xml:space="preserve">    /** </w:t>
        </w:r>
      </w:ins>
      <w:ins w:id="910" w:author="Matty Kadosh" w:date="2015-09-21T18:17:00Z">
        <w:r>
          <w:t xml:space="preserve">tunnel </w:t>
        </w:r>
      </w:ins>
      <w:r>
        <w:t>table point to point entry match on dst &amp; src ip &amp; tunnel type  **/</w:t>
      </w:r>
    </w:p>
    <w:p w14:paraId="2D30B99F" w14:textId="677C8C4E" w:rsidR="008061A4" w:rsidRDefault="008061A4">
      <w:pPr>
        <w:pStyle w:val="code"/>
        <w:pPrChange w:id="911" w:author="Matty Kadosh" w:date="2015-09-21T17:19:00Z">
          <w:pPr/>
        </w:pPrChange>
      </w:pPr>
      <w:ins w:id="912" w:author="Matty Kadosh" w:date="2015-09-21T17:18:00Z">
        <w:r>
          <w:t xml:space="preserve">   SAI</w:t>
        </w:r>
      </w:ins>
      <w:ins w:id="913" w:author="Matty Kadosh" w:date="2015-09-21T17:19:00Z">
        <w:r>
          <w:t>_TUNNEL_</w:t>
        </w:r>
      </w:ins>
      <w:r>
        <w:t>TABLE_</w:t>
      </w:r>
      <w:r w:rsidR="00AC10FE">
        <w:t>ENTRY_</w:t>
      </w:r>
      <w:r>
        <w:t>P2P</w:t>
      </w:r>
      <w:ins w:id="914" w:author="Matty Kadosh" w:date="2015-09-21T17:19:00Z">
        <w:r>
          <w:t>,</w:t>
        </w:r>
      </w:ins>
    </w:p>
    <w:p w14:paraId="0E7A4BE7" w14:textId="4627E94F" w:rsidR="008061A4" w:rsidRDefault="008061A4" w:rsidP="008061A4">
      <w:pPr>
        <w:pStyle w:val="code"/>
        <w:rPr>
          <w:ins w:id="915" w:author="Matty Kadosh" w:date="2015-09-21T17:18:00Z"/>
        </w:rPr>
      </w:pPr>
      <w:ins w:id="916" w:author="Matty Kadosh" w:date="2015-09-21T16:58:00Z">
        <w:r>
          <w:t xml:space="preserve">    /** </w:t>
        </w:r>
      </w:ins>
      <w:ins w:id="917" w:author="Matty Kadosh" w:date="2015-09-21T18:17:00Z">
        <w:r>
          <w:t xml:space="preserve">tunnel </w:t>
        </w:r>
      </w:ins>
      <w:r>
        <w:t>table point to multi point entry match on dst ip  &amp; tunnel type  **/</w:t>
      </w:r>
    </w:p>
    <w:p w14:paraId="1A2648B4" w14:textId="301F881E" w:rsidR="008061A4" w:rsidRDefault="008061A4">
      <w:pPr>
        <w:pStyle w:val="code"/>
        <w:rPr>
          <w:ins w:id="918" w:author="Matty Kadosh" w:date="2015-09-21T17:19:00Z"/>
        </w:rPr>
        <w:pPrChange w:id="919" w:author="Matty Kadosh" w:date="2015-09-21T17:19:00Z">
          <w:pPr/>
        </w:pPrChange>
      </w:pPr>
      <w:ins w:id="920" w:author="Matty Kadosh" w:date="2015-09-21T17:18:00Z">
        <w:r>
          <w:t xml:space="preserve">   SAI</w:t>
        </w:r>
      </w:ins>
      <w:ins w:id="921" w:author="Matty Kadosh" w:date="2015-09-21T17:19:00Z">
        <w:r>
          <w:t>_TUNNEL_</w:t>
        </w:r>
      </w:ins>
      <w:r>
        <w:t>TABLE_</w:t>
      </w:r>
      <w:r w:rsidR="00AC10FE">
        <w:t>ENTRY_</w:t>
      </w:r>
      <w:r>
        <w:t>P2MP</w:t>
      </w:r>
      <w:ins w:id="922" w:author="Matty Kadosh" w:date="2015-09-21T17:19:00Z">
        <w:r>
          <w:t>,</w:t>
        </w:r>
      </w:ins>
    </w:p>
    <w:p w14:paraId="2BC08521" w14:textId="77777777" w:rsidR="008061A4" w:rsidRDefault="008061A4">
      <w:pPr>
        <w:pStyle w:val="code"/>
        <w:rPr>
          <w:ins w:id="923" w:author="Matty Kadosh" w:date="2015-09-21T17:18:00Z"/>
        </w:rPr>
        <w:pPrChange w:id="924" w:author="Matty Kadosh" w:date="2015-09-21T17:20:00Z">
          <w:pPr/>
        </w:pPrChange>
      </w:pPr>
    </w:p>
    <w:p w14:paraId="13C00E98" w14:textId="1BFB1735" w:rsidR="008061A4" w:rsidRDefault="008061A4" w:rsidP="008061A4">
      <w:pPr>
        <w:pStyle w:val="code"/>
        <w:rPr>
          <w:ins w:id="925" w:author="Matty Kadosh" w:date="2015-09-21T17:18:00Z"/>
        </w:rPr>
      </w:pPr>
      <w:ins w:id="926" w:author="Matty Kadosh" w:date="2015-09-21T17:18:00Z">
        <w:r>
          <w:t>}</w:t>
        </w:r>
        <w:r w:rsidRPr="000E1A6E">
          <w:t xml:space="preserve"> </w:t>
        </w:r>
        <w:r>
          <w:t>sai_tunnel_</w:t>
        </w:r>
      </w:ins>
      <w:r>
        <w:t>table_</w:t>
      </w:r>
      <w:r w:rsidR="00E92F33">
        <w:t>entry_</w:t>
      </w:r>
      <w:ins w:id="927" w:author="Matty Kadosh" w:date="2015-09-21T17:18:00Z">
        <w:r>
          <w:t>type_t;</w:t>
        </w:r>
      </w:ins>
    </w:p>
    <w:p w14:paraId="49FCA6C3" w14:textId="77777777" w:rsidR="008061A4" w:rsidRDefault="008061A4">
      <w:pPr>
        <w:pStyle w:val="code"/>
        <w:rPr>
          <w:ins w:id="928" w:author="Matty Kadosh" w:date="2015-09-21T18:28:00Z"/>
        </w:rPr>
        <w:pPrChange w:id="929" w:author="Matty Kadosh" w:date="2015-09-07T19:23:00Z">
          <w:pPr/>
        </w:pPrChange>
      </w:pPr>
    </w:p>
    <w:p w14:paraId="7C96583F" w14:textId="77777777" w:rsidR="008061A4" w:rsidRDefault="008061A4">
      <w:pPr>
        <w:pStyle w:val="code"/>
        <w:rPr>
          <w:ins w:id="930" w:author="Matty Kadosh" w:date="2015-09-21T18:30:00Z"/>
        </w:rPr>
        <w:pPrChange w:id="931" w:author="Matty Kadosh" w:date="2015-09-07T19:23:00Z">
          <w:pPr/>
        </w:pPrChange>
      </w:pPr>
    </w:p>
    <w:p w14:paraId="2EC46379" w14:textId="77777777" w:rsidR="008061A4" w:rsidRDefault="008061A4">
      <w:pPr>
        <w:pStyle w:val="code"/>
        <w:rPr>
          <w:ins w:id="932" w:author="Matty Kadosh" w:date="2015-09-21T18:28:00Z"/>
        </w:rPr>
        <w:pPrChange w:id="933" w:author="Matty Kadosh" w:date="2015-09-07T19:23:00Z">
          <w:pPr/>
        </w:pPrChange>
      </w:pPr>
    </w:p>
    <w:p w14:paraId="5B0A529C" w14:textId="77777777" w:rsidR="008061A4" w:rsidRDefault="008061A4" w:rsidP="008061A4">
      <w:pPr>
        <w:pStyle w:val="code"/>
        <w:rPr>
          <w:ins w:id="934" w:author="Matty Kadosh" w:date="2015-09-21T18:28:00Z"/>
        </w:rPr>
      </w:pPr>
    </w:p>
    <w:p w14:paraId="05E35B35" w14:textId="65D106C7" w:rsidR="008061A4" w:rsidRDefault="008061A4">
      <w:pPr>
        <w:pStyle w:val="code"/>
        <w:rPr>
          <w:ins w:id="935" w:author="Matty Kadosh" w:date="2015-09-07T19:21:00Z"/>
        </w:rPr>
        <w:pPrChange w:id="936" w:author="Matty Kadosh" w:date="2015-09-07T19:23:00Z">
          <w:pPr/>
        </w:pPrChange>
      </w:pPr>
      <w:ins w:id="937" w:author="Matty Kadosh" w:date="2015-09-07T19:21:00Z">
        <w:r>
          <w:t xml:space="preserve">typedef enum </w:t>
        </w:r>
      </w:ins>
      <w:r w:rsidR="00E92F33">
        <w:t>_</w:t>
      </w:r>
      <w:ins w:id="938" w:author="Matty Kadosh" w:date="2015-09-21T17:18:00Z">
        <w:r w:rsidR="00E92F33">
          <w:t>sai_tunnel_</w:t>
        </w:r>
      </w:ins>
      <w:r w:rsidR="00E92F33">
        <w:t>table_entry</w:t>
      </w:r>
      <w:ins w:id="939" w:author="Matty Kadosh" w:date="2015-09-21T17:18:00Z">
        <w:r w:rsidR="00E92F33">
          <w:t>_t;</w:t>
        </w:r>
      </w:ins>
    </w:p>
    <w:p w14:paraId="7E2EBCA5" w14:textId="77777777" w:rsidR="008061A4" w:rsidRDefault="008061A4">
      <w:pPr>
        <w:pStyle w:val="code"/>
        <w:tabs>
          <w:tab w:val="left" w:pos="7530"/>
        </w:tabs>
        <w:rPr>
          <w:ins w:id="940" w:author="Matty Kadosh" w:date="2015-09-07T19:21:00Z"/>
        </w:rPr>
        <w:pPrChange w:id="941" w:author="Matty Kadosh" w:date="2015-09-21T17:32:00Z">
          <w:pPr/>
        </w:pPrChange>
      </w:pPr>
      <w:ins w:id="942" w:author="Matty Kadosh" w:date="2015-09-07T19:21:00Z">
        <w:r>
          <w:t>{</w:t>
        </w:r>
      </w:ins>
      <w:ins w:id="943" w:author="Matty Kadosh" w:date="2015-09-21T17:32:00Z">
        <w:r>
          <w:tab/>
        </w:r>
      </w:ins>
    </w:p>
    <w:p w14:paraId="6F05C51A" w14:textId="77777777" w:rsidR="00AC10FE" w:rsidRDefault="008061A4">
      <w:pPr>
        <w:pStyle w:val="code"/>
        <w:tabs>
          <w:tab w:val="left" w:pos="7455"/>
        </w:tabs>
        <w:pPrChange w:id="944" w:author="Matty Kadosh" w:date="2015-09-21T17:32:00Z">
          <w:pPr/>
        </w:pPrChange>
      </w:pPr>
      <w:ins w:id="945" w:author="Matty Kadosh" w:date="2015-09-07T19:21:00Z">
        <w:r>
          <w:t xml:space="preserve">    /** READ-ONLY */</w:t>
        </w:r>
      </w:ins>
    </w:p>
    <w:p w14:paraId="391DFE41" w14:textId="77777777" w:rsidR="008061A4" w:rsidRDefault="008061A4">
      <w:pPr>
        <w:pStyle w:val="code"/>
        <w:pPrChange w:id="946" w:author="Matty Kadosh" w:date="2015-09-07T19:23:00Z">
          <w:pPr/>
        </w:pPrChange>
      </w:pPr>
      <w:ins w:id="947" w:author="Matty Kadosh" w:date="2015-09-07T19:21:00Z">
        <w:r>
          <w:t xml:space="preserve">    /** READ-WRITE */</w:t>
        </w:r>
      </w:ins>
    </w:p>
    <w:p w14:paraId="0FC632D1" w14:textId="6BFAA48B" w:rsidR="00717AA7" w:rsidRDefault="00717AA7" w:rsidP="00717AA7">
      <w:pPr>
        <w:pStyle w:val="code"/>
      </w:pPr>
      <w:ins w:id="948" w:author="Matty Kadosh" w:date="2015-09-07T19:21:00Z">
        <w:r>
          <w:t xml:space="preserve">/** </w:t>
        </w:r>
      </w:ins>
      <w:r>
        <w:t xml:space="preserve">tunnel virtual </w:t>
      </w:r>
      <w:r w:rsidRPr="00717AA7">
        <w:t xml:space="preserve">router id </w:t>
      </w:r>
      <w:ins w:id="949" w:author="Matty Kadosh" w:date="2015-09-07T19:21:00Z">
        <w:r w:rsidRPr="00717AA7">
          <w:t>[</w:t>
        </w:r>
      </w:ins>
      <w:r w:rsidRPr="00717AA7">
        <w:t>sai_object_id_t</w:t>
      </w:r>
      <w:ins w:id="950" w:author="Matty Kadosh" w:date="2015-09-07T19:21:00Z">
        <w:r w:rsidRPr="00717AA7">
          <w:t>] (MANDATORY_ON_CREATE</w:t>
        </w:r>
        <w:r>
          <w:t>|CREATE_ONLY)</w:t>
        </w:r>
      </w:ins>
      <w:r>
        <w:t>*/</w:t>
      </w:r>
    </w:p>
    <w:p w14:paraId="53F6D151" w14:textId="77777777" w:rsidR="00717AA7" w:rsidRDefault="00717AA7" w:rsidP="00717AA7">
      <w:pPr>
        <w:pStyle w:val="code"/>
      </w:pPr>
    </w:p>
    <w:p w14:paraId="61A7F0A7" w14:textId="60C8588E" w:rsidR="00717AA7" w:rsidRDefault="00717AA7" w:rsidP="00717AA7">
      <w:pPr>
        <w:pStyle w:val="code"/>
        <w:pPrChange w:id="951" w:author="Matty Kadosh" w:date="2015-09-07T19:23:00Z">
          <w:pPr/>
        </w:pPrChange>
      </w:pPr>
      <w:r>
        <w:t xml:space="preserve">   </w:t>
      </w:r>
      <w:ins w:id="952" w:author="Matty Kadosh" w:date="2015-09-07T19:21:00Z">
        <w:r>
          <w:t>SAI_</w:t>
        </w:r>
      </w:ins>
      <w:r>
        <w:t>TUNNEL</w:t>
      </w:r>
      <w:ins w:id="953" w:author="Matty Kadosh" w:date="2015-09-07T19:21:00Z">
        <w:r>
          <w:t>_</w:t>
        </w:r>
      </w:ins>
      <w:r>
        <w:t>ENTRY_</w:t>
      </w:r>
      <w:r>
        <w:rPr>
          <w:rFonts w:cs="Consolas"/>
          <w:color w:val="333333"/>
          <w:szCs w:val="18"/>
          <w:shd w:val="clear" w:color="auto" w:fill="FFFFFF"/>
        </w:rPr>
        <w:t>FIELD_</w:t>
      </w:r>
      <w:r>
        <w:t>VR_ID</w:t>
      </w:r>
      <w:ins w:id="954" w:author="Matty Kadosh" w:date="2015-09-07T19:21:00Z">
        <w:r>
          <w:t>,</w:t>
        </w:r>
      </w:ins>
    </w:p>
    <w:p w14:paraId="35002569" w14:textId="77777777" w:rsidR="00717AA7" w:rsidRDefault="00717AA7" w:rsidP="00717AA7">
      <w:pPr>
        <w:pStyle w:val="code"/>
      </w:pPr>
    </w:p>
    <w:p w14:paraId="1F01989D" w14:textId="30EA6107" w:rsidR="00AC10FE" w:rsidRDefault="00A829BA" w:rsidP="00AC10FE">
      <w:pPr>
        <w:pStyle w:val="code"/>
        <w:rPr>
          <w:ins w:id="955" w:author="Matty Kadosh" w:date="2015-09-07T19:21:00Z"/>
        </w:rPr>
      </w:pPr>
      <w:r>
        <w:t xml:space="preserve">  </w:t>
      </w:r>
      <w:ins w:id="956" w:author="Matty Kadosh" w:date="2015-09-07T19:21:00Z">
        <w:r w:rsidR="00AC10FE">
          <w:t xml:space="preserve">/** </w:t>
        </w:r>
      </w:ins>
      <w:r w:rsidR="00AC10FE">
        <w:t>tunnel</w:t>
      </w:r>
      <w:r w:rsidR="00070D3A">
        <w:t xml:space="preserve"> entry type </w:t>
      </w:r>
      <w:r w:rsidR="00AC10FE">
        <w:t xml:space="preserve">   </w:t>
      </w:r>
      <w:ins w:id="957" w:author="Matty Kadosh" w:date="2015-09-07T19:21:00Z">
        <w:r w:rsidR="00AC10FE">
          <w:t>[</w:t>
        </w:r>
      </w:ins>
      <w:ins w:id="958" w:author="Matty Kadosh" w:date="2015-09-21T17:18:00Z">
        <w:r w:rsidR="00070D3A">
          <w:t>sai_tunnel_</w:t>
        </w:r>
      </w:ins>
      <w:r w:rsidR="00070D3A">
        <w:t>table_entry_</w:t>
      </w:r>
      <w:ins w:id="959" w:author="Matty Kadosh" w:date="2015-09-21T17:18:00Z">
        <w:r w:rsidR="00070D3A">
          <w:t>type_t</w:t>
        </w:r>
      </w:ins>
      <w:ins w:id="960" w:author="Matty Kadosh" w:date="2015-09-07T19:21:00Z">
        <w:r w:rsidR="00AC10FE">
          <w:t>] (MANDATORY_ON_CREATE|CREATE_ONLY) */</w:t>
        </w:r>
      </w:ins>
    </w:p>
    <w:p w14:paraId="1B48706A" w14:textId="503E9E1B" w:rsidR="00AC10FE" w:rsidRDefault="00AC10FE">
      <w:pPr>
        <w:pStyle w:val="code"/>
        <w:pPrChange w:id="961" w:author="Matty Kadosh" w:date="2015-09-07T19:23:00Z">
          <w:pPr/>
        </w:pPrChange>
      </w:pPr>
      <w:ins w:id="962" w:author="Matty Kadosh" w:date="2015-09-07T19:21:00Z">
        <w:r>
          <w:t xml:space="preserve">    SAI_</w:t>
        </w:r>
      </w:ins>
      <w:r>
        <w:t>TUNNEL</w:t>
      </w:r>
      <w:ins w:id="963" w:author="Matty Kadosh" w:date="2015-09-07T19:21:00Z">
        <w:r>
          <w:t>_</w:t>
        </w:r>
      </w:ins>
      <w:r w:rsidR="00272E7A">
        <w:t>ENTRY</w:t>
      </w:r>
      <w:r w:rsidR="00A829BA">
        <w:rPr>
          <w:rFonts w:cs="Consolas"/>
          <w:color w:val="333333"/>
          <w:szCs w:val="18"/>
          <w:shd w:val="clear" w:color="auto" w:fill="FFFFFF"/>
        </w:rPr>
        <w:t>_</w:t>
      </w:r>
      <w:r>
        <w:t>TYPE</w:t>
      </w:r>
      <w:ins w:id="964" w:author="Matty Kadosh" w:date="2015-09-07T19:21:00Z">
        <w:r>
          <w:t>,</w:t>
        </w:r>
      </w:ins>
    </w:p>
    <w:p w14:paraId="450D60E2" w14:textId="77777777" w:rsidR="00AC10FE" w:rsidRDefault="00AC10FE" w:rsidP="00AC10FE">
      <w:pPr>
        <w:pStyle w:val="code"/>
      </w:pPr>
    </w:p>
    <w:p w14:paraId="49851732" w14:textId="6BB8868A" w:rsidR="008061A4" w:rsidRDefault="008061A4" w:rsidP="00AC10FE">
      <w:pPr>
        <w:pStyle w:val="code"/>
        <w:rPr>
          <w:ins w:id="965" w:author="Matty Kadosh" w:date="2015-09-07T19:21:00Z"/>
        </w:rPr>
      </w:pPr>
      <w:ins w:id="966" w:author="Matty Kadosh" w:date="2015-09-07T19:21:00Z">
        <w:r>
          <w:t xml:space="preserve">    /** </w:t>
        </w:r>
      </w:ins>
      <w:r w:rsidR="00AC10FE">
        <w:t xml:space="preserve">tunnel </w:t>
      </w:r>
      <w:r w:rsidR="00AC10FE" w:rsidRPr="00070D3A">
        <w:t xml:space="preserve">termination ip address  </w:t>
      </w:r>
      <w:r w:rsidR="00E92F33" w:rsidRPr="00070D3A">
        <w:t xml:space="preserve"> </w:t>
      </w:r>
      <w:ins w:id="967" w:author="Matty Kadosh" w:date="2015-09-07T19:21:00Z">
        <w:r w:rsidRPr="00070D3A">
          <w:t>[</w:t>
        </w:r>
      </w:ins>
      <w:r w:rsidR="00070D3A" w:rsidRPr="00070D3A">
        <w:t>sai_ip_address_t</w:t>
      </w:r>
      <w:ins w:id="968" w:author="Matty Kadosh" w:date="2015-09-07T19:21:00Z">
        <w:r w:rsidRPr="00070D3A">
          <w:t>]</w:t>
        </w:r>
        <w:r>
          <w:t xml:space="preserve"> (MANDATORY_ON_CREATE|CREATE_ONLY) */</w:t>
        </w:r>
      </w:ins>
    </w:p>
    <w:p w14:paraId="11D7AF43" w14:textId="265F8F59" w:rsidR="008061A4" w:rsidRDefault="008061A4">
      <w:pPr>
        <w:pStyle w:val="code"/>
        <w:pPrChange w:id="969" w:author="Matty Kadosh" w:date="2015-09-07T19:23:00Z">
          <w:pPr/>
        </w:pPrChange>
      </w:pPr>
      <w:ins w:id="970" w:author="Matty Kadosh" w:date="2015-09-07T19:21:00Z">
        <w:r>
          <w:t xml:space="preserve">    SAI_</w:t>
        </w:r>
      </w:ins>
      <w:r w:rsidR="00E92F33">
        <w:t>TUNNEL</w:t>
      </w:r>
      <w:ins w:id="971" w:author="Matty Kadosh" w:date="2015-09-07T19:21:00Z">
        <w:r>
          <w:t>_</w:t>
        </w:r>
      </w:ins>
      <w:r w:rsidR="00AC10FE">
        <w:t>ENTRY_</w:t>
      </w:r>
      <w:r w:rsidR="00A829BA">
        <w:rPr>
          <w:rFonts w:cs="Consolas"/>
          <w:color w:val="333333"/>
          <w:szCs w:val="18"/>
          <w:shd w:val="clear" w:color="auto" w:fill="FFFFFF"/>
        </w:rPr>
        <w:t>FIELD_</w:t>
      </w:r>
      <w:r w:rsidR="00AC10FE">
        <w:t>DST_IP</w:t>
      </w:r>
      <w:ins w:id="972" w:author="Matty Kadosh" w:date="2015-09-07T19:21:00Z">
        <w:r>
          <w:t>,</w:t>
        </w:r>
      </w:ins>
    </w:p>
    <w:p w14:paraId="7F5D3D7E" w14:textId="77777777" w:rsidR="00AC10FE" w:rsidRDefault="00AC10FE" w:rsidP="00AC10FE">
      <w:pPr>
        <w:pStyle w:val="code"/>
      </w:pPr>
    </w:p>
    <w:p w14:paraId="0B148304" w14:textId="471331B2" w:rsidR="00AC10FE" w:rsidRDefault="00AC10FE" w:rsidP="00AC10FE">
      <w:pPr>
        <w:pStyle w:val="code"/>
        <w:rPr>
          <w:ins w:id="973" w:author="Matty Kadosh" w:date="2015-09-07T19:21:00Z"/>
        </w:rPr>
      </w:pPr>
      <w:ins w:id="974" w:author="Matty Kadosh" w:date="2015-09-07T19:21:00Z">
        <w:r>
          <w:t xml:space="preserve">/** </w:t>
        </w:r>
      </w:ins>
      <w:r>
        <w:t xml:space="preserve">tunnel source ip </w:t>
      </w:r>
      <w:r w:rsidRPr="00070D3A">
        <w:t xml:space="preserve">address   </w:t>
      </w:r>
      <w:ins w:id="975" w:author="Matty Kadosh" w:date="2015-09-07T19:21:00Z">
        <w:r w:rsidRPr="00070D3A">
          <w:t>[</w:t>
        </w:r>
      </w:ins>
      <w:r w:rsidR="00070D3A" w:rsidRPr="00070D3A">
        <w:t>sai_ip_address_t</w:t>
      </w:r>
      <w:ins w:id="976" w:author="Matty Kadosh" w:date="2015-09-07T19:21:00Z">
        <w:r w:rsidRPr="00070D3A">
          <w:t>]</w:t>
        </w:r>
        <w:r>
          <w:t xml:space="preserve"> (MANDATORY_ON_CREATE|CREATE_ONLY)</w:t>
        </w:r>
      </w:ins>
      <w:r>
        <w:t xml:space="preserve"> valid onlt for </w:t>
      </w:r>
      <w:ins w:id="977" w:author="Matty Kadosh" w:date="2015-09-07T19:21:00Z">
        <w:r>
          <w:t xml:space="preserve"> </w:t>
        </w:r>
      </w:ins>
      <w:ins w:id="978" w:author="Matty Kadosh" w:date="2015-09-21T17:18:00Z">
        <w:r>
          <w:t>SAI</w:t>
        </w:r>
      </w:ins>
      <w:ins w:id="979" w:author="Matty Kadosh" w:date="2015-09-21T17:19:00Z">
        <w:r>
          <w:t>_TUNNEL_</w:t>
        </w:r>
      </w:ins>
      <w:r>
        <w:t xml:space="preserve">TABLE_P2P  </w:t>
      </w:r>
      <w:ins w:id="980" w:author="Matty Kadosh" w:date="2015-09-07T19:21:00Z">
        <w:r>
          <w:t>*/</w:t>
        </w:r>
      </w:ins>
    </w:p>
    <w:p w14:paraId="2CF2E474" w14:textId="48B181F6" w:rsidR="00AC10FE" w:rsidRDefault="00AC10FE">
      <w:pPr>
        <w:pStyle w:val="code"/>
        <w:pPrChange w:id="981" w:author="Matty Kadosh" w:date="2015-09-07T19:23:00Z">
          <w:pPr/>
        </w:pPrChange>
      </w:pPr>
      <w:ins w:id="982" w:author="Matty Kadosh" w:date="2015-09-07T19:21:00Z">
        <w:r>
          <w:t xml:space="preserve">    SAI_</w:t>
        </w:r>
      </w:ins>
      <w:r>
        <w:t>TUNNEL</w:t>
      </w:r>
      <w:ins w:id="983" w:author="Matty Kadosh" w:date="2015-09-07T19:21:00Z">
        <w:r>
          <w:t>_</w:t>
        </w:r>
      </w:ins>
      <w:r w:rsidR="00A829BA">
        <w:t>ENTRY_</w:t>
      </w:r>
      <w:r w:rsidR="00A829BA">
        <w:rPr>
          <w:rFonts w:cs="Consolas"/>
          <w:color w:val="333333"/>
          <w:szCs w:val="18"/>
          <w:shd w:val="clear" w:color="auto" w:fill="FFFFFF"/>
        </w:rPr>
        <w:t>FIELD_</w:t>
      </w:r>
      <w:r w:rsidR="00A829BA">
        <w:t>SRC</w:t>
      </w:r>
      <w:r>
        <w:t>_IP</w:t>
      </w:r>
      <w:ins w:id="984" w:author="Matty Kadosh" w:date="2015-09-07T19:21:00Z">
        <w:r>
          <w:t>,</w:t>
        </w:r>
      </w:ins>
    </w:p>
    <w:p w14:paraId="5E57F373" w14:textId="77777777" w:rsidR="00272E7A" w:rsidRDefault="00272E7A" w:rsidP="00272E7A">
      <w:pPr>
        <w:pStyle w:val="code"/>
      </w:pPr>
    </w:p>
    <w:p w14:paraId="165F2840" w14:textId="45412F0F" w:rsidR="00272E7A" w:rsidRDefault="00272E7A" w:rsidP="00272E7A">
      <w:pPr>
        <w:pStyle w:val="code"/>
        <w:rPr>
          <w:ins w:id="985" w:author="Matty Kadosh" w:date="2015-09-07T19:21:00Z"/>
        </w:rPr>
      </w:pPr>
      <w:r>
        <w:t xml:space="preserve">  </w:t>
      </w:r>
      <w:ins w:id="986" w:author="Matty Kadosh" w:date="2015-09-07T19:21:00Z">
        <w:r>
          <w:t xml:space="preserve">/** </w:t>
        </w:r>
      </w:ins>
      <w:r>
        <w:t>tunnel</w:t>
      </w:r>
      <w:r>
        <w:t xml:space="preserve"> </w:t>
      </w:r>
      <w:r>
        <w:t xml:space="preserve"> type    </w:t>
      </w:r>
      <w:ins w:id="987" w:author="Matty Kadosh" w:date="2015-09-07T19:21:00Z">
        <w:r>
          <w:t>[</w:t>
        </w:r>
      </w:ins>
      <w:ins w:id="988" w:author="Matty Kadosh" w:date="2015-09-21T17:18:00Z">
        <w:r>
          <w:t>sai_tunnel_type_t</w:t>
        </w:r>
      </w:ins>
      <w:ins w:id="989" w:author="Matty Kadosh" w:date="2015-09-07T19:21:00Z">
        <w:r>
          <w:t>] (MANDATORY_ON_CREATE|CREATE_ONLY) */</w:t>
        </w:r>
      </w:ins>
    </w:p>
    <w:p w14:paraId="5B97E010" w14:textId="7A48364D" w:rsidR="00272E7A" w:rsidRDefault="00272E7A" w:rsidP="00272E7A">
      <w:pPr>
        <w:pStyle w:val="code"/>
        <w:pPrChange w:id="990" w:author="Matty Kadosh" w:date="2015-09-07T19:23:00Z">
          <w:pPr/>
        </w:pPrChange>
      </w:pPr>
      <w:ins w:id="991" w:author="Matty Kadosh" w:date="2015-09-07T19:21:00Z">
        <w:r>
          <w:t xml:space="preserve">    SAI_</w:t>
        </w:r>
      </w:ins>
      <w:r>
        <w:t>TUNNEL</w:t>
      </w:r>
      <w:ins w:id="992" w:author="Matty Kadosh" w:date="2015-09-07T19:21:00Z">
        <w:r>
          <w:t>_</w:t>
        </w:r>
      </w:ins>
      <w:r>
        <w:t>ENTRY_</w:t>
      </w:r>
      <w:r>
        <w:rPr>
          <w:rFonts w:cs="Consolas"/>
          <w:color w:val="333333"/>
          <w:szCs w:val="18"/>
          <w:shd w:val="clear" w:color="auto" w:fill="FFFFFF"/>
        </w:rPr>
        <w:t>FIELD_</w:t>
      </w:r>
      <w:r>
        <w:t>TUNNEL_TYPE;</w:t>
      </w:r>
    </w:p>
    <w:p w14:paraId="6C7BA438" w14:textId="77777777" w:rsidR="00272E7A" w:rsidRDefault="00272E7A" w:rsidP="00272E7A">
      <w:pPr>
        <w:pStyle w:val="code"/>
      </w:pPr>
    </w:p>
    <w:p w14:paraId="7DB7FC83" w14:textId="77777777" w:rsidR="00272E7A" w:rsidRDefault="00272E7A" w:rsidP="00272E7A">
      <w:pPr>
        <w:pStyle w:val="code"/>
      </w:pPr>
    </w:p>
    <w:p w14:paraId="0B3FDE4A" w14:textId="77777777" w:rsidR="00A829BA" w:rsidRDefault="00A829BA" w:rsidP="00A829BA">
      <w:pPr>
        <w:pStyle w:val="code"/>
      </w:pPr>
    </w:p>
    <w:p w14:paraId="16FA5FCA" w14:textId="2632A0D6" w:rsidR="00A829BA" w:rsidRDefault="00A829BA" w:rsidP="00070D3A">
      <w:pPr>
        <w:pStyle w:val="code"/>
        <w:rPr>
          <w:ins w:id="993" w:author="Matty Kadosh" w:date="2015-09-07T19:21:00Z"/>
        </w:rPr>
      </w:pPr>
      <w:ins w:id="994" w:author="Matty Kadosh" w:date="2015-09-07T19:21:00Z">
        <w:r>
          <w:t xml:space="preserve">/** </w:t>
        </w:r>
      </w:ins>
      <w:r>
        <w:t xml:space="preserve">tunnel id to be use for decap </w:t>
      </w:r>
      <w:ins w:id="995" w:author="Matty Kadosh" w:date="2015-09-07T19:21:00Z">
        <w:r>
          <w:t>[</w:t>
        </w:r>
        <w:r w:rsidR="00070D3A">
          <w:t>sai_</w:t>
        </w:r>
      </w:ins>
      <w:ins w:id="996" w:author="Matty Kadosh" w:date="2015-09-21T16:57:00Z">
        <w:r w:rsidR="00070D3A">
          <w:t>tunnel_id</w:t>
        </w:r>
      </w:ins>
      <w:ins w:id="997" w:author="Matty Kadosh" w:date="2015-09-07T19:21:00Z">
        <w:r w:rsidR="00070D3A">
          <w:t>_t</w:t>
        </w:r>
        <w:r>
          <w:t>] (MANDATORY_ON_CREATE|CREATE_ONLY)</w:t>
        </w:r>
      </w:ins>
      <w:r w:rsidR="00070D3A">
        <w:t xml:space="preserve"> valid o</w:t>
      </w:r>
    </w:p>
    <w:p w14:paraId="1E39829B" w14:textId="43375793" w:rsidR="00A829BA" w:rsidRDefault="00A829BA">
      <w:pPr>
        <w:pStyle w:val="code"/>
        <w:rPr>
          <w:ins w:id="998" w:author="Matty Kadosh" w:date="2015-09-07T19:21:00Z"/>
        </w:rPr>
        <w:pPrChange w:id="999" w:author="Matty Kadosh" w:date="2015-09-07T19:23:00Z">
          <w:pPr/>
        </w:pPrChange>
      </w:pPr>
      <w:ins w:id="1000" w:author="Matty Kadosh" w:date="2015-09-07T19:21:00Z">
        <w:r>
          <w:t xml:space="preserve">    SAI_</w:t>
        </w:r>
      </w:ins>
      <w:r>
        <w:t>TUNNEL</w:t>
      </w:r>
      <w:ins w:id="1001" w:author="Matty Kadosh" w:date="2015-09-07T19:21:00Z">
        <w:r>
          <w:t>_</w:t>
        </w:r>
      </w:ins>
      <w:r>
        <w:t>ENTRY_</w:t>
      </w:r>
      <w:r w:rsidR="00070D3A">
        <w:rPr>
          <w:rFonts w:cs="Consolas"/>
          <w:color w:val="333333"/>
          <w:szCs w:val="18"/>
          <w:shd w:val="clear" w:color="auto" w:fill="FFFFFF"/>
        </w:rPr>
        <w:t>ACTION</w:t>
      </w:r>
      <w:r>
        <w:rPr>
          <w:rFonts w:cs="Consolas"/>
          <w:color w:val="333333"/>
          <w:szCs w:val="18"/>
          <w:shd w:val="clear" w:color="auto" w:fill="FFFFFF"/>
        </w:rPr>
        <w:t>_</w:t>
      </w:r>
      <w:r w:rsidR="00070D3A">
        <w:t>TUNNEL_ID</w:t>
      </w:r>
      <w:ins w:id="1002" w:author="Matty Kadosh" w:date="2015-09-07T19:21:00Z">
        <w:r>
          <w:t>,</w:t>
        </w:r>
      </w:ins>
    </w:p>
    <w:p w14:paraId="370D0F66" w14:textId="77777777" w:rsidR="00AC10FE" w:rsidRDefault="00AC10FE" w:rsidP="00AC10FE">
      <w:pPr>
        <w:pStyle w:val="code"/>
        <w:rPr>
          <w:ins w:id="1003" w:author="Matty Kadosh" w:date="2015-09-07T19:21:00Z"/>
        </w:rPr>
      </w:pPr>
    </w:p>
    <w:p w14:paraId="50D2EC63" w14:textId="77777777" w:rsidR="008061A4" w:rsidRDefault="008061A4">
      <w:pPr>
        <w:pStyle w:val="code"/>
        <w:rPr>
          <w:ins w:id="1004" w:author="Matty Kadosh" w:date="2015-09-07T19:21:00Z"/>
        </w:rPr>
        <w:pPrChange w:id="1005" w:author="Matty Kadosh" w:date="2015-09-07T19:23:00Z">
          <w:pPr/>
        </w:pPrChange>
      </w:pPr>
      <w:ins w:id="1006" w:author="Matty Kadosh" w:date="2015-09-07T19:21:00Z">
        <w:r>
          <w:t xml:space="preserve">    /** Custom range base value */</w:t>
        </w:r>
      </w:ins>
    </w:p>
    <w:p w14:paraId="46C37A1D" w14:textId="753EC735" w:rsidR="008061A4" w:rsidRDefault="008061A4">
      <w:pPr>
        <w:pStyle w:val="code"/>
        <w:rPr>
          <w:ins w:id="1007" w:author="Matty Kadosh" w:date="2015-09-07T19:21:00Z"/>
        </w:rPr>
        <w:pPrChange w:id="1008" w:author="Matty Kadosh" w:date="2015-09-07T19:23:00Z">
          <w:pPr/>
        </w:pPrChange>
      </w:pPr>
      <w:ins w:id="1009" w:author="Matty Kadosh" w:date="2015-09-07T19:21:00Z">
        <w:r>
          <w:t xml:space="preserve">    </w:t>
        </w:r>
        <w:r w:rsidR="00E92F33">
          <w:t>SAI_</w:t>
        </w:r>
      </w:ins>
      <w:r w:rsidR="00E92F33">
        <w:t>TUNNEL</w:t>
      </w:r>
      <w:ins w:id="1010" w:author="Matty Kadosh" w:date="2015-09-07T19:21:00Z">
        <w:r w:rsidR="00E92F33">
          <w:t>_</w:t>
        </w:r>
      </w:ins>
      <w:r w:rsidR="00E92F33">
        <w:t>TABLE</w:t>
      </w:r>
      <w:ins w:id="1011" w:author="Matty Kadosh" w:date="2015-09-07T19:21:00Z">
        <w:r w:rsidR="00E92F33">
          <w:t>_</w:t>
        </w:r>
      </w:ins>
      <w:r w:rsidR="00E92F33">
        <w:t>ENTRY</w:t>
      </w:r>
      <w:ins w:id="1012" w:author="Matty Kadosh" w:date="2015-09-07T19:21:00Z">
        <w:r>
          <w:t>_CUSTOM_RANGE_BASE  = 0x10000000</w:t>
        </w:r>
      </w:ins>
    </w:p>
    <w:p w14:paraId="543096CE" w14:textId="77777777" w:rsidR="008061A4" w:rsidRDefault="008061A4">
      <w:pPr>
        <w:pStyle w:val="code"/>
        <w:rPr>
          <w:ins w:id="1013" w:author="Matty Kadosh" w:date="2015-09-07T19:21:00Z"/>
        </w:rPr>
        <w:pPrChange w:id="1014" w:author="Matty Kadosh" w:date="2015-09-07T19:23:00Z">
          <w:pPr/>
        </w:pPrChange>
      </w:pPr>
    </w:p>
    <w:p w14:paraId="671648BB" w14:textId="72CFCF5D" w:rsidR="008061A4" w:rsidRDefault="008061A4">
      <w:pPr>
        <w:pStyle w:val="code"/>
        <w:rPr>
          <w:ins w:id="1015" w:author="Matty Kadosh" w:date="2015-09-07T19:21:00Z"/>
        </w:rPr>
        <w:pPrChange w:id="1016" w:author="Matty Kadosh" w:date="2015-09-07T19:23:00Z">
          <w:pPr/>
        </w:pPrChange>
      </w:pPr>
      <w:ins w:id="1017" w:author="Matty Kadosh" w:date="2015-09-07T19:21:00Z">
        <w:r>
          <w:t xml:space="preserve">} </w:t>
        </w:r>
      </w:ins>
      <w:ins w:id="1018" w:author="Matty Kadosh" w:date="2015-09-21T17:18:00Z">
        <w:r w:rsidR="00E92F33">
          <w:t>sai_tunnel_</w:t>
        </w:r>
      </w:ins>
      <w:r w:rsidR="00E92F33">
        <w:t>table_entry</w:t>
      </w:r>
      <w:ins w:id="1019" w:author="Matty Kadosh" w:date="2015-09-21T17:18:00Z">
        <w:r w:rsidR="00E92F33">
          <w:t>_t;</w:t>
        </w:r>
      </w:ins>
      <w:ins w:id="1020" w:author="Matty Kadosh" w:date="2015-09-07T19:21:00Z">
        <w:r>
          <w:t>;</w:t>
        </w:r>
      </w:ins>
    </w:p>
    <w:p w14:paraId="5CF11D5A" w14:textId="77777777" w:rsidR="008061A4" w:rsidRDefault="008061A4">
      <w:pPr>
        <w:pStyle w:val="code"/>
        <w:rPr>
          <w:ins w:id="1021" w:author="Matty Kadosh" w:date="2015-09-07T19:21:00Z"/>
        </w:rPr>
        <w:pPrChange w:id="1022" w:author="Matty Kadosh" w:date="2015-09-07T19:23:00Z">
          <w:pPr/>
        </w:pPrChange>
      </w:pPr>
    </w:p>
    <w:p w14:paraId="28FFE35B" w14:textId="77777777" w:rsidR="008061A4" w:rsidRDefault="008061A4">
      <w:pPr>
        <w:pStyle w:val="code"/>
        <w:rPr>
          <w:ins w:id="1023" w:author="Matty Kadosh" w:date="2015-09-07T19:21:00Z"/>
        </w:rPr>
        <w:pPrChange w:id="1024" w:author="Matty Kadosh" w:date="2015-09-07T19:23:00Z">
          <w:pPr/>
        </w:pPrChange>
      </w:pPr>
      <w:ins w:id="1025" w:author="Matty Kadosh" w:date="2015-09-07T19:21:00Z">
        <w:r>
          <w:t>/**</w:t>
        </w:r>
      </w:ins>
    </w:p>
    <w:p w14:paraId="7BC1F5D8" w14:textId="77777777" w:rsidR="008061A4" w:rsidRDefault="008061A4">
      <w:pPr>
        <w:pStyle w:val="code"/>
        <w:rPr>
          <w:ins w:id="1026" w:author="Matty Kadosh" w:date="2015-09-07T19:21:00Z"/>
        </w:rPr>
        <w:pPrChange w:id="1027" w:author="Matty Kadosh" w:date="2015-09-07T19:23:00Z">
          <w:pPr/>
        </w:pPrChange>
      </w:pPr>
      <w:ins w:id="1028" w:author="Matty Kadosh" w:date="2015-09-07T19:21:00Z">
        <w:r>
          <w:t xml:space="preserve"> * Routine Description:</w:t>
        </w:r>
      </w:ins>
    </w:p>
    <w:p w14:paraId="5B014CDD" w14:textId="766B52CC" w:rsidR="008061A4" w:rsidRDefault="008061A4">
      <w:pPr>
        <w:pStyle w:val="code"/>
        <w:rPr>
          <w:ins w:id="1029" w:author="Matty Kadosh" w:date="2015-09-07T19:21:00Z"/>
        </w:rPr>
        <w:pPrChange w:id="1030" w:author="Matty Kadosh" w:date="2015-09-07T19:23:00Z">
          <w:pPr/>
        </w:pPrChange>
      </w:pPr>
      <w:ins w:id="1031" w:author="Matty Kadosh" w:date="2015-09-07T19:21:00Z">
        <w:r>
          <w:t xml:space="preserve"> *    @brief Create </w:t>
        </w:r>
      </w:ins>
      <w:r w:rsidR="00B67ADA">
        <w:t>tunnel</w:t>
      </w:r>
      <w:r w:rsidR="00E92F33">
        <w:t xml:space="preserve"> table entry </w:t>
      </w:r>
    </w:p>
    <w:p w14:paraId="5BEE9B9E" w14:textId="77777777" w:rsidR="008061A4" w:rsidRDefault="008061A4">
      <w:pPr>
        <w:pStyle w:val="code"/>
        <w:rPr>
          <w:ins w:id="1032" w:author="Matty Kadosh" w:date="2015-09-07T19:21:00Z"/>
        </w:rPr>
        <w:pPrChange w:id="1033" w:author="Matty Kadosh" w:date="2015-09-07T19:23:00Z">
          <w:pPr/>
        </w:pPrChange>
      </w:pPr>
      <w:ins w:id="1034" w:author="Matty Kadosh" w:date="2015-09-07T19:21:00Z">
        <w:r>
          <w:t xml:space="preserve"> *</w:t>
        </w:r>
      </w:ins>
    </w:p>
    <w:p w14:paraId="6BD4D45D" w14:textId="77777777" w:rsidR="008061A4" w:rsidRDefault="008061A4">
      <w:pPr>
        <w:pStyle w:val="code"/>
        <w:rPr>
          <w:ins w:id="1035" w:author="Matty Kadosh" w:date="2015-09-07T19:21:00Z"/>
        </w:rPr>
        <w:pPrChange w:id="1036" w:author="Matty Kadosh" w:date="2015-09-07T19:23:00Z">
          <w:pPr/>
        </w:pPrChange>
      </w:pPr>
      <w:ins w:id="1037" w:author="Matty Kadosh" w:date="2015-09-07T19:21:00Z">
        <w:r>
          <w:t xml:space="preserve"> * Arguments:</w:t>
        </w:r>
      </w:ins>
    </w:p>
    <w:p w14:paraId="5EE3D710" w14:textId="2AB3AD14" w:rsidR="008061A4" w:rsidRDefault="008061A4">
      <w:pPr>
        <w:pStyle w:val="code"/>
        <w:rPr>
          <w:ins w:id="1038" w:author="Matty Kadosh" w:date="2015-09-07T19:21:00Z"/>
        </w:rPr>
        <w:pPrChange w:id="1039" w:author="Matty Kadosh" w:date="2015-09-07T19:23:00Z">
          <w:pPr/>
        </w:pPrChange>
      </w:pPr>
      <w:ins w:id="1040" w:author="Matty Kadosh" w:date="2015-09-07T19:21:00Z">
        <w:r>
          <w:t xml:space="preserve"> *    @param[out] </w:t>
        </w:r>
      </w:ins>
      <w:ins w:id="1041" w:author="Matty Kadosh" w:date="2015-09-21T19:17:00Z">
        <w:r w:rsidR="00E92F33">
          <w:t>tunnel</w:t>
        </w:r>
      </w:ins>
      <w:r w:rsidR="00E92F33">
        <w:t>_table_entry</w:t>
      </w:r>
      <w:ins w:id="1042" w:author="Matty Kadosh" w:date="2015-09-07T19:21:00Z">
        <w:r w:rsidR="00E92F33">
          <w:t>_id</w:t>
        </w:r>
        <w:r>
          <w:t xml:space="preserve"> - </w:t>
        </w:r>
      </w:ins>
      <w:ins w:id="1043" w:author="Matty Kadosh" w:date="2015-09-21T19:17:00Z">
        <w:r w:rsidR="00E92F33">
          <w:t>tunnel</w:t>
        </w:r>
      </w:ins>
      <w:r w:rsidR="00E92F33">
        <w:t>_table_entry</w:t>
      </w:r>
      <w:ins w:id="1044" w:author="Matty Kadosh" w:date="2015-09-07T19:21:00Z">
        <w:r w:rsidR="00E92F33">
          <w:t>_id</w:t>
        </w:r>
      </w:ins>
    </w:p>
    <w:p w14:paraId="65BE7493" w14:textId="77777777" w:rsidR="008061A4" w:rsidRDefault="008061A4">
      <w:pPr>
        <w:pStyle w:val="code"/>
        <w:rPr>
          <w:ins w:id="1045" w:author="Matty Kadosh" w:date="2015-09-07T19:21:00Z"/>
        </w:rPr>
        <w:pPrChange w:id="1046" w:author="Matty Kadosh" w:date="2015-09-07T19:23:00Z">
          <w:pPr/>
        </w:pPrChange>
      </w:pPr>
      <w:ins w:id="1047" w:author="Matty Kadosh" w:date="2015-09-07T19:21:00Z">
        <w:r>
          <w:t xml:space="preserve"> *    @param[in] attr_count - number of attributes</w:t>
        </w:r>
      </w:ins>
    </w:p>
    <w:p w14:paraId="568B1D98" w14:textId="77777777" w:rsidR="008061A4" w:rsidRDefault="008061A4">
      <w:pPr>
        <w:pStyle w:val="code"/>
        <w:rPr>
          <w:ins w:id="1048" w:author="Matty Kadosh" w:date="2015-09-07T19:21:00Z"/>
        </w:rPr>
        <w:pPrChange w:id="1049" w:author="Matty Kadosh" w:date="2015-09-07T19:23:00Z">
          <w:pPr/>
        </w:pPrChange>
      </w:pPr>
      <w:ins w:id="1050" w:author="Matty Kadosh" w:date="2015-09-07T19:21:00Z">
        <w:r>
          <w:t xml:space="preserve"> *    @param[in] attr_list - array of attributes</w:t>
        </w:r>
      </w:ins>
    </w:p>
    <w:p w14:paraId="31FB232A" w14:textId="77777777" w:rsidR="008061A4" w:rsidRDefault="008061A4">
      <w:pPr>
        <w:pStyle w:val="code"/>
        <w:rPr>
          <w:ins w:id="1051" w:author="Matty Kadosh" w:date="2015-09-07T19:21:00Z"/>
        </w:rPr>
        <w:pPrChange w:id="1052" w:author="Matty Kadosh" w:date="2015-09-07T19:23:00Z">
          <w:pPr/>
        </w:pPrChange>
      </w:pPr>
      <w:ins w:id="1053" w:author="Matty Kadosh" w:date="2015-09-07T19:21:00Z">
        <w:r>
          <w:t xml:space="preserve"> *</w:t>
        </w:r>
      </w:ins>
    </w:p>
    <w:p w14:paraId="0A80DF06" w14:textId="77777777" w:rsidR="008061A4" w:rsidRDefault="008061A4">
      <w:pPr>
        <w:pStyle w:val="code"/>
        <w:rPr>
          <w:ins w:id="1054" w:author="Matty Kadosh" w:date="2015-09-07T19:21:00Z"/>
        </w:rPr>
        <w:pPrChange w:id="1055" w:author="Matty Kadosh" w:date="2015-09-07T19:23:00Z">
          <w:pPr/>
        </w:pPrChange>
      </w:pPr>
      <w:ins w:id="1056" w:author="Matty Kadosh" w:date="2015-09-07T19:21:00Z">
        <w:r>
          <w:t xml:space="preserve"> * Return Values:</w:t>
        </w:r>
      </w:ins>
    </w:p>
    <w:p w14:paraId="0CF897B7" w14:textId="77777777" w:rsidR="008061A4" w:rsidRDefault="008061A4">
      <w:pPr>
        <w:pStyle w:val="code"/>
        <w:rPr>
          <w:ins w:id="1057" w:author="Matty Kadosh" w:date="2015-09-07T19:21:00Z"/>
        </w:rPr>
        <w:pPrChange w:id="1058" w:author="Matty Kadosh" w:date="2015-09-07T19:23:00Z">
          <w:pPr/>
        </w:pPrChange>
      </w:pPr>
      <w:ins w:id="1059" w:author="Matty Kadosh" w:date="2015-09-07T19:21:00Z">
        <w:r>
          <w:t xml:space="preserve"> *    @return SAI_STATUS_SUCCESS on success</w:t>
        </w:r>
      </w:ins>
    </w:p>
    <w:p w14:paraId="37E0F33D" w14:textId="77777777" w:rsidR="008061A4" w:rsidRDefault="008061A4">
      <w:pPr>
        <w:pStyle w:val="code"/>
        <w:rPr>
          <w:ins w:id="1060" w:author="Matty Kadosh" w:date="2015-09-07T19:21:00Z"/>
        </w:rPr>
        <w:pPrChange w:id="1061" w:author="Matty Kadosh" w:date="2015-09-07T19:23:00Z">
          <w:pPr/>
        </w:pPrChange>
      </w:pPr>
      <w:ins w:id="1062" w:author="Matty Kadosh" w:date="2015-09-07T19:21:00Z">
        <w:r>
          <w:t xml:space="preserve"> *            Failure status code on error</w:t>
        </w:r>
      </w:ins>
    </w:p>
    <w:p w14:paraId="4BE047FF" w14:textId="77777777" w:rsidR="008061A4" w:rsidRDefault="008061A4">
      <w:pPr>
        <w:pStyle w:val="code"/>
        <w:rPr>
          <w:ins w:id="1063" w:author="Matty Kadosh" w:date="2015-09-07T19:21:00Z"/>
        </w:rPr>
        <w:pPrChange w:id="1064" w:author="Matty Kadosh" w:date="2015-09-07T19:23:00Z">
          <w:pPr/>
        </w:pPrChange>
      </w:pPr>
      <w:ins w:id="1065" w:author="Matty Kadosh" w:date="2015-09-07T19:21:00Z">
        <w:r>
          <w:t xml:space="preserve"> *</w:t>
        </w:r>
      </w:ins>
    </w:p>
    <w:p w14:paraId="7636DD7F" w14:textId="77777777" w:rsidR="008061A4" w:rsidRDefault="008061A4">
      <w:pPr>
        <w:pStyle w:val="code"/>
        <w:rPr>
          <w:ins w:id="1066" w:author="Matty Kadosh" w:date="2015-09-07T19:21:00Z"/>
        </w:rPr>
        <w:pPrChange w:id="1067" w:author="Matty Kadosh" w:date="2015-09-07T19:23:00Z">
          <w:pPr/>
        </w:pPrChange>
      </w:pPr>
      <w:ins w:id="1068" w:author="Matty Kadosh" w:date="2015-09-07T19:21:00Z">
        <w:r>
          <w:t xml:space="preserve"> * Note: IP address expected in Network Byte Order.</w:t>
        </w:r>
      </w:ins>
    </w:p>
    <w:p w14:paraId="31DC4580" w14:textId="77777777" w:rsidR="008061A4" w:rsidRDefault="008061A4">
      <w:pPr>
        <w:pStyle w:val="code"/>
        <w:rPr>
          <w:ins w:id="1069" w:author="Matty Kadosh" w:date="2015-09-07T19:21:00Z"/>
        </w:rPr>
        <w:pPrChange w:id="1070" w:author="Matty Kadosh" w:date="2015-09-07T19:23:00Z">
          <w:pPr/>
        </w:pPrChange>
      </w:pPr>
      <w:ins w:id="1071" w:author="Matty Kadosh" w:date="2015-09-07T19:21:00Z">
        <w:r>
          <w:t xml:space="preserve"> */</w:t>
        </w:r>
      </w:ins>
    </w:p>
    <w:p w14:paraId="6A631CC9" w14:textId="046D2469" w:rsidR="008061A4" w:rsidRDefault="008061A4">
      <w:pPr>
        <w:pStyle w:val="code"/>
        <w:rPr>
          <w:ins w:id="1072" w:author="Matty Kadosh" w:date="2015-09-07T19:21:00Z"/>
        </w:rPr>
        <w:pPrChange w:id="1073" w:author="Matty Kadosh" w:date="2015-09-07T19:23:00Z">
          <w:pPr/>
        </w:pPrChange>
      </w:pPr>
      <w:ins w:id="1074" w:author="Matty Kadosh" w:date="2015-09-07T19:21:00Z">
        <w:r>
          <w:t>typedef sai_status_t (*sai_create_</w:t>
        </w:r>
      </w:ins>
      <w:ins w:id="1075" w:author="Matty Kadosh" w:date="2015-09-21T19:17:00Z">
        <w:r>
          <w:t>tunnel</w:t>
        </w:r>
      </w:ins>
      <w:r w:rsidR="00E92F33">
        <w:t>_table_entry</w:t>
      </w:r>
      <w:ins w:id="1076" w:author="Matty Kadosh" w:date="2015-09-07T19:21:00Z">
        <w:r>
          <w:t>_fn)(</w:t>
        </w:r>
      </w:ins>
    </w:p>
    <w:p w14:paraId="77542A53" w14:textId="6EE76A94" w:rsidR="008061A4" w:rsidRDefault="008061A4">
      <w:pPr>
        <w:pStyle w:val="code"/>
        <w:rPr>
          <w:ins w:id="1077" w:author="Matty Kadosh" w:date="2015-09-07T19:21:00Z"/>
        </w:rPr>
        <w:pPrChange w:id="1078" w:author="Matty Kadosh" w:date="2015-09-07T19:23:00Z">
          <w:pPr/>
        </w:pPrChange>
      </w:pPr>
      <w:ins w:id="1079" w:author="Matty Kadosh" w:date="2015-09-07T19:21:00Z">
        <w:r>
          <w:t xml:space="preserve">    _Out_ sai_object_id_t* </w:t>
        </w:r>
      </w:ins>
      <w:ins w:id="1080" w:author="Matty Kadosh" w:date="2015-09-21T19:17:00Z">
        <w:r>
          <w:t>tunnel</w:t>
        </w:r>
      </w:ins>
      <w:r w:rsidR="00E92F33">
        <w:t>_table_entry</w:t>
      </w:r>
      <w:ins w:id="1081" w:author="Matty Kadosh" w:date="2015-09-07T19:21:00Z">
        <w:r>
          <w:t>_id,</w:t>
        </w:r>
      </w:ins>
    </w:p>
    <w:p w14:paraId="72E8B426" w14:textId="77777777" w:rsidR="008061A4" w:rsidRDefault="008061A4">
      <w:pPr>
        <w:pStyle w:val="code"/>
        <w:rPr>
          <w:ins w:id="1082" w:author="Matty Kadosh" w:date="2015-09-07T19:21:00Z"/>
        </w:rPr>
        <w:pPrChange w:id="1083" w:author="Matty Kadosh" w:date="2015-09-07T19:23:00Z">
          <w:pPr/>
        </w:pPrChange>
      </w:pPr>
      <w:ins w:id="1084" w:author="Matty Kadosh" w:date="2015-09-07T19:21:00Z">
        <w:r>
          <w:lastRenderedPageBreak/>
          <w:t xml:space="preserve">    _In_ uint32_t attr_count,</w:t>
        </w:r>
      </w:ins>
    </w:p>
    <w:p w14:paraId="64541BB3" w14:textId="77777777" w:rsidR="008061A4" w:rsidRDefault="008061A4">
      <w:pPr>
        <w:pStyle w:val="code"/>
        <w:rPr>
          <w:ins w:id="1085" w:author="Matty Kadosh" w:date="2015-09-07T19:21:00Z"/>
        </w:rPr>
        <w:pPrChange w:id="1086" w:author="Matty Kadosh" w:date="2015-09-07T19:23:00Z">
          <w:pPr/>
        </w:pPrChange>
      </w:pPr>
      <w:ins w:id="1087" w:author="Matty Kadosh" w:date="2015-09-07T19:21:00Z">
        <w:r>
          <w:t xml:space="preserve">    _In_ const sai_attribute_t *attr_list</w:t>
        </w:r>
      </w:ins>
    </w:p>
    <w:p w14:paraId="09B792A6" w14:textId="77777777" w:rsidR="008061A4" w:rsidRDefault="008061A4">
      <w:pPr>
        <w:pStyle w:val="code"/>
        <w:rPr>
          <w:ins w:id="1088" w:author="Matty Kadosh" w:date="2015-09-07T19:21:00Z"/>
        </w:rPr>
        <w:pPrChange w:id="1089" w:author="Matty Kadosh" w:date="2015-09-07T19:23:00Z">
          <w:pPr/>
        </w:pPrChange>
      </w:pPr>
      <w:ins w:id="1090" w:author="Matty Kadosh" w:date="2015-09-07T19:21:00Z">
        <w:r>
          <w:t xml:space="preserve">    );</w:t>
        </w:r>
      </w:ins>
    </w:p>
    <w:p w14:paraId="62819E01" w14:textId="77777777" w:rsidR="008061A4" w:rsidRDefault="008061A4">
      <w:pPr>
        <w:pStyle w:val="code"/>
        <w:rPr>
          <w:ins w:id="1091" w:author="Matty Kadosh" w:date="2015-09-07T19:21:00Z"/>
        </w:rPr>
        <w:pPrChange w:id="1092" w:author="Matty Kadosh" w:date="2015-09-07T19:23:00Z">
          <w:pPr/>
        </w:pPrChange>
      </w:pPr>
    </w:p>
    <w:p w14:paraId="219772F1" w14:textId="77777777" w:rsidR="008061A4" w:rsidRDefault="008061A4">
      <w:pPr>
        <w:pStyle w:val="code"/>
        <w:rPr>
          <w:ins w:id="1093" w:author="Matty Kadosh" w:date="2015-09-07T19:21:00Z"/>
        </w:rPr>
        <w:pPrChange w:id="1094" w:author="Matty Kadosh" w:date="2015-09-07T19:23:00Z">
          <w:pPr/>
        </w:pPrChange>
      </w:pPr>
      <w:ins w:id="1095" w:author="Matty Kadosh" w:date="2015-09-07T19:21:00Z">
        <w:r>
          <w:t>/**</w:t>
        </w:r>
      </w:ins>
    </w:p>
    <w:p w14:paraId="4A215494" w14:textId="77777777" w:rsidR="008061A4" w:rsidRDefault="008061A4">
      <w:pPr>
        <w:pStyle w:val="code"/>
        <w:rPr>
          <w:ins w:id="1096" w:author="Matty Kadosh" w:date="2015-09-07T19:21:00Z"/>
        </w:rPr>
        <w:pPrChange w:id="1097" w:author="Matty Kadosh" w:date="2015-09-07T19:23:00Z">
          <w:pPr/>
        </w:pPrChange>
      </w:pPr>
      <w:ins w:id="1098" w:author="Matty Kadosh" w:date="2015-09-07T19:21:00Z">
        <w:r>
          <w:t xml:space="preserve"> * Routine Description:</w:t>
        </w:r>
      </w:ins>
    </w:p>
    <w:p w14:paraId="7BB6811D" w14:textId="77777777" w:rsidR="008061A4" w:rsidRDefault="008061A4">
      <w:pPr>
        <w:pStyle w:val="code"/>
        <w:rPr>
          <w:ins w:id="1099" w:author="Matty Kadosh" w:date="2015-09-07T19:21:00Z"/>
        </w:rPr>
        <w:pPrChange w:id="1100" w:author="Matty Kadosh" w:date="2015-09-07T19:23:00Z">
          <w:pPr/>
        </w:pPrChange>
      </w:pPr>
      <w:ins w:id="1101" w:author="Matty Kadosh" w:date="2015-09-07T19:21:00Z">
        <w:r>
          <w:t xml:space="preserve"> *    @brief Remove next hop</w:t>
        </w:r>
      </w:ins>
    </w:p>
    <w:p w14:paraId="23841D17" w14:textId="77777777" w:rsidR="008061A4" w:rsidRDefault="008061A4">
      <w:pPr>
        <w:pStyle w:val="code"/>
        <w:rPr>
          <w:ins w:id="1102" w:author="Matty Kadosh" w:date="2015-09-07T19:21:00Z"/>
        </w:rPr>
        <w:pPrChange w:id="1103" w:author="Matty Kadosh" w:date="2015-09-07T19:23:00Z">
          <w:pPr/>
        </w:pPrChange>
      </w:pPr>
      <w:ins w:id="1104" w:author="Matty Kadosh" w:date="2015-09-07T19:21:00Z">
        <w:r>
          <w:t xml:space="preserve"> *</w:t>
        </w:r>
      </w:ins>
    </w:p>
    <w:p w14:paraId="1E5CB008" w14:textId="77777777" w:rsidR="008061A4" w:rsidRDefault="008061A4">
      <w:pPr>
        <w:pStyle w:val="code"/>
        <w:rPr>
          <w:ins w:id="1105" w:author="Matty Kadosh" w:date="2015-09-07T19:21:00Z"/>
        </w:rPr>
        <w:pPrChange w:id="1106" w:author="Matty Kadosh" w:date="2015-09-07T19:23:00Z">
          <w:pPr/>
        </w:pPrChange>
      </w:pPr>
      <w:ins w:id="1107" w:author="Matty Kadosh" w:date="2015-09-07T19:21:00Z">
        <w:r>
          <w:t xml:space="preserve"> * Arguments:</w:t>
        </w:r>
      </w:ins>
    </w:p>
    <w:p w14:paraId="64D9F0FB" w14:textId="70247859" w:rsidR="008061A4" w:rsidRDefault="008061A4" w:rsidP="00B67ADA">
      <w:pPr>
        <w:pStyle w:val="code"/>
        <w:rPr>
          <w:ins w:id="1108" w:author="Matty Kadosh" w:date="2015-09-07T19:21:00Z"/>
        </w:rPr>
      </w:pPr>
      <w:ins w:id="1109" w:author="Matty Kadosh" w:date="2015-09-07T19:21:00Z">
        <w:r>
          <w:t xml:space="preserve"> *    @param[in]</w:t>
        </w:r>
      </w:ins>
      <w:r w:rsidR="00B67ADA">
        <w:t xml:space="preserve"> remove</w:t>
      </w:r>
      <w:ins w:id="1110" w:author="Matty Kadosh" w:date="2015-09-07T19:21:00Z">
        <w:r w:rsidR="00B67ADA">
          <w:t xml:space="preserve"> </w:t>
        </w:r>
      </w:ins>
      <w:r w:rsidR="00B67ADA">
        <w:t xml:space="preserve">tunnel table entry </w:t>
      </w:r>
    </w:p>
    <w:p w14:paraId="17FEB15E" w14:textId="77777777" w:rsidR="008061A4" w:rsidRDefault="008061A4">
      <w:pPr>
        <w:pStyle w:val="code"/>
        <w:rPr>
          <w:ins w:id="1111" w:author="Matty Kadosh" w:date="2015-09-07T19:21:00Z"/>
        </w:rPr>
        <w:pPrChange w:id="1112" w:author="Matty Kadosh" w:date="2015-09-07T19:23:00Z">
          <w:pPr/>
        </w:pPrChange>
      </w:pPr>
      <w:ins w:id="1113" w:author="Matty Kadosh" w:date="2015-09-07T19:21:00Z">
        <w:r>
          <w:t xml:space="preserve"> *</w:t>
        </w:r>
      </w:ins>
    </w:p>
    <w:p w14:paraId="20E71102" w14:textId="77777777" w:rsidR="008061A4" w:rsidRDefault="008061A4">
      <w:pPr>
        <w:pStyle w:val="code"/>
        <w:rPr>
          <w:ins w:id="1114" w:author="Matty Kadosh" w:date="2015-09-07T19:21:00Z"/>
        </w:rPr>
        <w:pPrChange w:id="1115" w:author="Matty Kadosh" w:date="2015-09-07T19:23:00Z">
          <w:pPr/>
        </w:pPrChange>
      </w:pPr>
      <w:ins w:id="1116" w:author="Matty Kadosh" w:date="2015-09-07T19:21:00Z">
        <w:r>
          <w:t xml:space="preserve"> * Return Values:</w:t>
        </w:r>
      </w:ins>
    </w:p>
    <w:p w14:paraId="5B84337F" w14:textId="77777777" w:rsidR="008061A4" w:rsidRDefault="008061A4">
      <w:pPr>
        <w:pStyle w:val="code"/>
        <w:rPr>
          <w:ins w:id="1117" w:author="Matty Kadosh" w:date="2015-09-07T19:21:00Z"/>
        </w:rPr>
        <w:pPrChange w:id="1118" w:author="Matty Kadosh" w:date="2015-09-07T19:23:00Z">
          <w:pPr/>
        </w:pPrChange>
      </w:pPr>
      <w:ins w:id="1119" w:author="Matty Kadosh" w:date="2015-09-07T19:21:00Z">
        <w:r>
          <w:t xml:space="preserve"> *    @return SAI_STATUS_SUCCESS on success</w:t>
        </w:r>
      </w:ins>
    </w:p>
    <w:p w14:paraId="79B86AB2" w14:textId="77777777" w:rsidR="008061A4" w:rsidRDefault="008061A4">
      <w:pPr>
        <w:pStyle w:val="code"/>
        <w:rPr>
          <w:ins w:id="1120" w:author="Matty Kadosh" w:date="2015-09-07T19:21:00Z"/>
        </w:rPr>
        <w:pPrChange w:id="1121" w:author="Matty Kadosh" w:date="2015-09-07T19:23:00Z">
          <w:pPr/>
        </w:pPrChange>
      </w:pPr>
      <w:ins w:id="1122" w:author="Matty Kadosh" w:date="2015-09-07T19:21:00Z">
        <w:r>
          <w:t xml:space="preserve"> *            Failure status code on error</w:t>
        </w:r>
      </w:ins>
    </w:p>
    <w:p w14:paraId="32E22D85" w14:textId="77777777" w:rsidR="008061A4" w:rsidRDefault="008061A4">
      <w:pPr>
        <w:pStyle w:val="code"/>
        <w:rPr>
          <w:ins w:id="1123" w:author="Matty Kadosh" w:date="2015-09-07T19:21:00Z"/>
        </w:rPr>
        <w:pPrChange w:id="1124" w:author="Matty Kadosh" w:date="2015-09-07T19:23:00Z">
          <w:pPr/>
        </w:pPrChange>
      </w:pPr>
      <w:ins w:id="1125" w:author="Matty Kadosh" w:date="2015-09-07T19:21:00Z">
        <w:r>
          <w:t xml:space="preserve"> */</w:t>
        </w:r>
      </w:ins>
    </w:p>
    <w:p w14:paraId="29F90EBA" w14:textId="77777777" w:rsidR="008061A4" w:rsidRDefault="008061A4">
      <w:pPr>
        <w:pStyle w:val="code"/>
        <w:rPr>
          <w:ins w:id="1126" w:author="Matty Kadosh" w:date="2015-09-07T19:21:00Z"/>
        </w:rPr>
        <w:pPrChange w:id="1127" w:author="Matty Kadosh" w:date="2015-09-07T19:23:00Z">
          <w:pPr/>
        </w:pPrChange>
      </w:pPr>
      <w:ins w:id="1128" w:author="Matty Kadosh" w:date="2015-09-07T19:21:00Z">
        <w:r>
          <w:t>typedef sai_status_t (*sai_remove_</w:t>
        </w:r>
      </w:ins>
      <w:ins w:id="1129" w:author="Matty Kadosh" w:date="2015-09-21T19:16:00Z">
        <w:r>
          <w:t>tunnel</w:t>
        </w:r>
      </w:ins>
      <w:ins w:id="1130" w:author="Matty Kadosh" w:date="2015-09-07T19:21:00Z">
        <w:r>
          <w:t>_fn)(</w:t>
        </w:r>
      </w:ins>
    </w:p>
    <w:p w14:paraId="52B6AD04" w14:textId="77777777" w:rsidR="008061A4" w:rsidRDefault="008061A4">
      <w:pPr>
        <w:pStyle w:val="code"/>
        <w:rPr>
          <w:ins w:id="1131" w:author="Matty Kadosh" w:date="2015-09-07T19:21:00Z"/>
        </w:rPr>
        <w:pPrChange w:id="1132" w:author="Matty Kadosh" w:date="2015-09-07T19:23:00Z">
          <w:pPr/>
        </w:pPrChange>
      </w:pPr>
      <w:ins w:id="1133" w:author="Matty Kadosh" w:date="2015-09-07T19:21:00Z">
        <w:r>
          <w:t xml:space="preserve">    _In_ sai_object_id_t </w:t>
        </w:r>
      </w:ins>
      <w:ins w:id="1134" w:author="Matty Kadosh" w:date="2015-09-21T19:16:00Z">
        <w:r>
          <w:t>tunnel_id</w:t>
        </w:r>
      </w:ins>
    </w:p>
    <w:p w14:paraId="45185C2D" w14:textId="77777777" w:rsidR="008061A4" w:rsidRDefault="008061A4">
      <w:pPr>
        <w:pStyle w:val="code"/>
        <w:rPr>
          <w:ins w:id="1135" w:author="Matty Kadosh" w:date="2015-09-07T19:21:00Z"/>
        </w:rPr>
        <w:pPrChange w:id="1136" w:author="Matty Kadosh" w:date="2015-09-07T19:23:00Z">
          <w:pPr/>
        </w:pPrChange>
      </w:pPr>
      <w:ins w:id="1137" w:author="Matty Kadosh" w:date="2015-09-07T19:21:00Z">
        <w:r>
          <w:t xml:space="preserve">    );</w:t>
        </w:r>
      </w:ins>
    </w:p>
    <w:p w14:paraId="52950F80" w14:textId="77777777" w:rsidR="008061A4" w:rsidRDefault="008061A4">
      <w:pPr>
        <w:pStyle w:val="code"/>
        <w:rPr>
          <w:ins w:id="1138" w:author="Matty Kadosh" w:date="2015-09-07T19:21:00Z"/>
        </w:rPr>
        <w:pPrChange w:id="1139" w:author="Matty Kadosh" w:date="2015-09-07T19:23:00Z">
          <w:pPr/>
        </w:pPrChange>
      </w:pPr>
    </w:p>
    <w:p w14:paraId="3B808395" w14:textId="77777777" w:rsidR="008061A4" w:rsidRDefault="008061A4">
      <w:pPr>
        <w:pStyle w:val="code"/>
        <w:rPr>
          <w:ins w:id="1140" w:author="Matty Kadosh" w:date="2015-09-07T19:21:00Z"/>
        </w:rPr>
        <w:pPrChange w:id="1141" w:author="Matty Kadosh" w:date="2015-09-07T19:23:00Z">
          <w:pPr/>
        </w:pPrChange>
      </w:pPr>
      <w:ins w:id="1142" w:author="Matty Kadosh" w:date="2015-09-07T19:21:00Z">
        <w:r>
          <w:t>/**</w:t>
        </w:r>
      </w:ins>
    </w:p>
    <w:p w14:paraId="4C44BC0D" w14:textId="77777777" w:rsidR="008061A4" w:rsidRDefault="008061A4">
      <w:pPr>
        <w:pStyle w:val="code"/>
        <w:rPr>
          <w:ins w:id="1143" w:author="Matty Kadosh" w:date="2015-09-07T19:21:00Z"/>
        </w:rPr>
        <w:pPrChange w:id="1144" w:author="Matty Kadosh" w:date="2015-09-07T19:23:00Z">
          <w:pPr/>
        </w:pPrChange>
      </w:pPr>
      <w:ins w:id="1145" w:author="Matty Kadosh" w:date="2015-09-07T19:21:00Z">
        <w:r>
          <w:t xml:space="preserve"> * Routine Description:</w:t>
        </w:r>
      </w:ins>
    </w:p>
    <w:p w14:paraId="03EF1F29" w14:textId="56A3B059" w:rsidR="008061A4" w:rsidRDefault="008061A4">
      <w:pPr>
        <w:pStyle w:val="code"/>
        <w:rPr>
          <w:ins w:id="1146" w:author="Matty Kadosh" w:date="2015-09-07T19:21:00Z"/>
        </w:rPr>
        <w:pPrChange w:id="1147" w:author="Matty Kadosh" w:date="2015-09-07T19:23:00Z">
          <w:pPr/>
        </w:pPrChange>
      </w:pPr>
      <w:ins w:id="1148" w:author="Matty Kadosh" w:date="2015-09-07T19:21:00Z">
        <w:r>
          <w:t xml:space="preserve"> *    @brief </w:t>
        </w:r>
      </w:ins>
      <w:r w:rsidR="00443350">
        <w:t>tunnel table entry</w:t>
      </w:r>
      <w:ins w:id="1149" w:author="Matty Kadosh" w:date="2015-09-07T19:21:00Z">
        <w:r>
          <w:t xml:space="preserve"> attribute</w:t>
        </w:r>
      </w:ins>
    </w:p>
    <w:p w14:paraId="078B129C" w14:textId="77777777" w:rsidR="008061A4" w:rsidRDefault="008061A4">
      <w:pPr>
        <w:pStyle w:val="code"/>
        <w:rPr>
          <w:ins w:id="1150" w:author="Matty Kadosh" w:date="2015-09-07T19:21:00Z"/>
        </w:rPr>
        <w:pPrChange w:id="1151" w:author="Matty Kadosh" w:date="2015-09-07T19:23:00Z">
          <w:pPr/>
        </w:pPrChange>
      </w:pPr>
      <w:ins w:id="1152" w:author="Matty Kadosh" w:date="2015-09-07T19:21:00Z">
        <w:r>
          <w:t xml:space="preserve"> *</w:t>
        </w:r>
      </w:ins>
    </w:p>
    <w:p w14:paraId="7D558C50" w14:textId="77777777" w:rsidR="008061A4" w:rsidRDefault="008061A4">
      <w:pPr>
        <w:pStyle w:val="code"/>
        <w:rPr>
          <w:ins w:id="1153" w:author="Matty Kadosh" w:date="2015-09-07T19:21:00Z"/>
        </w:rPr>
        <w:pPrChange w:id="1154" w:author="Matty Kadosh" w:date="2015-09-07T19:23:00Z">
          <w:pPr/>
        </w:pPrChange>
      </w:pPr>
      <w:ins w:id="1155" w:author="Matty Kadosh" w:date="2015-09-07T19:21:00Z">
        <w:r>
          <w:t xml:space="preserve"> * Arguments:</w:t>
        </w:r>
      </w:ins>
    </w:p>
    <w:p w14:paraId="55F4C841" w14:textId="77777777" w:rsidR="008061A4" w:rsidRDefault="008061A4">
      <w:pPr>
        <w:pStyle w:val="code"/>
        <w:rPr>
          <w:ins w:id="1156" w:author="Matty Kadosh" w:date="2015-09-07T19:21:00Z"/>
        </w:rPr>
        <w:pPrChange w:id="1157" w:author="Matty Kadosh" w:date="2015-09-07T19:23:00Z">
          <w:pPr/>
        </w:pPrChange>
      </w:pPr>
      <w:ins w:id="1158" w:author="Matty Kadosh" w:date="2015-09-07T19:21:00Z">
        <w:r>
          <w:t xml:space="preserve"> *    @param[in] </w:t>
        </w:r>
      </w:ins>
      <w:ins w:id="1159" w:author="Matty Kadosh" w:date="2015-09-21T19:15:00Z">
        <w:r>
          <w:t>tunnel</w:t>
        </w:r>
      </w:ins>
      <w:ins w:id="1160" w:author="Matty Kadosh" w:date="2015-09-07T19:21:00Z">
        <w:r>
          <w:t xml:space="preserve">_id - </w:t>
        </w:r>
      </w:ins>
      <w:ins w:id="1161" w:author="Matty Kadosh" w:date="2015-09-21T19:15:00Z">
        <w:r>
          <w:t>tunnel</w:t>
        </w:r>
      </w:ins>
      <w:ins w:id="1162" w:author="Matty Kadosh" w:date="2015-09-07T19:21:00Z">
        <w:r>
          <w:t xml:space="preserve"> id</w:t>
        </w:r>
      </w:ins>
    </w:p>
    <w:p w14:paraId="2AB354BC" w14:textId="77777777" w:rsidR="008061A4" w:rsidRDefault="008061A4">
      <w:pPr>
        <w:pStyle w:val="code"/>
        <w:rPr>
          <w:ins w:id="1163" w:author="Matty Kadosh" w:date="2015-09-07T19:21:00Z"/>
        </w:rPr>
        <w:pPrChange w:id="1164" w:author="Matty Kadosh" w:date="2015-09-07T19:23:00Z">
          <w:pPr/>
        </w:pPrChange>
      </w:pPr>
      <w:ins w:id="1165" w:author="Matty Kadosh" w:date="2015-09-07T19:21:00Z">
        <w:r>
          <w:t xml:space="preserve"> *    @param[in] attr - attribute</w:t>
        </w:r>
      </w:ins>
    </w:p>
    <w:p w14:paraId="3CC67216" w14:textId="77777777" w:rsidR="008061A4" w:rsidRDefault="008061A4">
      <w:pPr>
        <w:pStyle w:val="code"/>
        <w:rPr>
          <w:ins w:id="1166" w:author="Matty Kadosh" w:date="2015-09-07T19:21:00Z"/>
        </w:rPr>
        <w:pPrChange w:id="1167" w:author="Matty Kadosh" w:date="2015-09-07T19:23:00Z">
          <w:pPr/>
        </w:pPrChange>
      </w:pPr>
      <w:ins w:id="1168" w:author="Matty Kadosh" w:date="2015-09-07T19:21:00Z">
        <w:r>
          <w:t xml:space="preserve"> *</w:t>
        </w:r>
      </w:ins>
    </w:p>
    <w:p w14:paraId="24137BE7" w14:textId="77777777" w:rsidR="008061A4" w:rsidRDefault="008061A4">
      <w:pPr>
        <w:pStyle w:val="code"/>
        <w:rPr>
          <w:ins w:id="1169" w:author="Matty Kadosh" w:date="2015-09-07T19:21:00Z"/>
        </w:rPr>
        <w:pPrChange w:id="1170" w:author="Matty Kadosh" w:date="2015-09-07T19:23:00Z">
          <w:pPr/>
        </w:pPrChange>
      </w:pPr>
      <w:ins w:id="1171" w:author="Matty Kadosh" w:date="2015-09-07T19:21:00Z">
        <w:r>
          <w:t xml:space="preserve"> * Return Values:</w:t>
        </w:r>
      </w:ins>
    </w:p>
    <w:p w14:paraId="1A851274" w14:textId="77777777" w:rsidR="008061A4" w:rsidRDefault="008061A4">
      <w:pPr>
        <w:pStyle w:val="code"/>
        <w:rPr>
          <w:ins w:id="1172" w:author="Matty Kadosh" w:date="2015-09-07T19:21:00Z"/>
        </w:rPr>
        <w:pPrChange w:id="1173" w:author="Matty Kadosh" w:date="2015-09-07T19:23:00Z">
          <w:pPr/>
        </w:pPrChange>
      </w:pPr>
      <w:ins w:id="1174" w:author="Matty Kadosh" w:date="2015-09-07T19:21:00Z">
        <w:r>
          <w:t xml:space="preserve"> *    @return SAI_STATUS_SUCCESS on success</w:t>
        </w:r>
      </w:ins>
    </w:p>
    <w:p w14:paraId="7E21B531" w14:textId="77777777" w:rsidR="008061A4" w:rsidRDefault="008061A4">
      <w:pPr>
        <w:pStyle w:val="code"/>
        <w:rPr>
          <w:ins w:id="1175" w:author="Matty Kadosh" w:date="2015-09-07T19:21:00Z"/>
        </w:rPr>
        <w:pPrChange w:id="1176" w:author="Matty Kadosh" w:date="2015-09-07T19:23:00Z">
          <w:pPr/>
        </w:pPrChange>
      </w:pPr>
      <w:ins w:id="1177" w:author="Matty Kadosh" w:date="2015-09-07T19:21:00Z">
        <w:r>
          <w:t xml:space="preserve"> *            Failure status code on error</w:t>
        </w:r>
      </w:ins>
    </w:p>
    <w:p w14:paraId="6E311CD2" w14:textId="77777777" w:rsidR="008061A4" w:rsidRDefault="008061A4">
      <w:pPr>
        <w:pStyle w:val="code"/>
        <w:rPr>
          <w:ins w:id="1178" w:author="Matty Kadosh" w:date="2015-09-07T19:21:00Z"/>
        </w:rPr>
        <w:pPrChange w:id="1179" w:author="Matty Kadosh" w:date="2015-09-07T19:23:00Z">
          <w:pPr/>
        </w:pPrChange>
      </w:pPr>
      <w:ins w:id="1180" w:author="Matty Kadosh" w:date="2015-09-07T19:21:00Z">
        <w:r>
          <w:t xml:space="preserve"> */</w:t>
        </w:r>
      </w:ins>
    </w:p>
    <w:p w14:paraId="6D2BA696" w14:textId="77777777" w:rsidR="008061A4" w:rsidRDefault="008061A4">
      <w:pPr>
        <w:pStyle w:val="code"/>
        <w:rPr>
          <w:ins w:id="1181" w:author="Matty Kadosh" w:date="2015-09-07T19:21:00Z"/>
        </w:rPr>
        <w:pPrChange w:id="1182" w:author="Matty Kadosh" w:date="2015-09-07T19:23:00Z">
          <w:pPr/>
        </w:pPrChange>
      </w:pPr>
      <w:ins w:id="1183" w:author="Matty Kadosh" w:date="2015-09-07T19:21:00Z">
        <w:r>
          <w:t>typedef sai_status_t (*sai_set_</w:t>
        </w:r>
      </w:ins>
      <w:ins w:id="1184" w:author="Matty Kadosh" w:date="2015-09-21T19:16:00Z">
        <w:r>
          <w:t>tunnel</w:t>
        </w:r>
      </w:ins>
      <w:ins w:id="1185" w:author="Matty Kadosh" w:date="2015-09-07T19:21:00Z">
        <w:r>
          <w:t>_attribute_fn)(</w:t>
        </w:r>
      </w:ins>
    </w:p>
    <w:p w14:paraId="3EA2C3E6" w14:textId="3574CDFC" w:rsidR="008061A4" w:rsidRDefault="008061A4">
      <w:pPr>
        <w:pStyle w:val="code"/>
        <w:rPr>
          <w:ins w:id="1186" w:author="Matty Kadosh" w:date="2015-09-07T19:21:00Z"/>
        </w:rPr>
        <w:pPrChange w:id="1187" w:author="Matty Kadosh" w:date="2015-09-07T19:23:00Z">
          <w:pPr/>
        </w:pPrChange>
      </w:pPr>
      <w:ins w:id="1188" w:author="Matty Kadosh" w:date="2015-09-07T19:21:00Z">
        <w:r>
          <w:t xml:space="preserve">    _In_ sai_object_id_t </w:t>
        </w:r>
      </w:ins>
      <w:ins w:id="1189" w:author="Matty Kadosh" w:date="2015-09-21T19:17:00Z">
        <w:r w:rsidR="00443350">
          <w:t>tunnel</w:t>
        </w:r>
      </w:ins>
      <w:r w:rsidR="00443350">
        <w:t>_table_entry</w:t>
      </w:r>
      <w:ins w:id="1190" w:author="Matty Kadosh" w:date="2015-09-07T19:21:00Z">
        <w:r w:rsidR="00443350">
          <w:t>_id</w:t>
        </w:r>
        <w:r>
          <w:t>,</w:t>
        </w:r>
      </w:ins>
    </w:p>
    <w:p w14:paraId="05422EB1" w14:textId="77777777" w:rsidR="008061A4" w:rsidRDefault="008061A4">
      <w:pPr>
        <w:pStyle w:val="code"/>
        <w:rPr>
          <w:ins w:id="1191" w:author="Matty Kadosh" w:date="2015-09-07T19:21:00Z"/>
        </w:rPr>
        <w:pPrChange w:id="1192" w:author="Matty Kadosh" w:date="2015-09-07T19:23:00Z">
          <w:pPr/>
        </w:pPrChange>
      </w:pPr>
      <w:ins w:id="1193" w:author="Matty Kadosh" w:date="2015-09-07T19:21:00Z">
        <w:r>
          <w:t xml:space="preserve">    _In_ const sai_attribute_t *attr</w:t>
        </w:r>
      </w:ins>
    </w:p>
    <w:p w14:paraId="5705F180" w14:textId="77777777" w:rsidR="008061A4" w:rsidRDefault="008061A4">
      <w:pPr>
        <w:pStyle w:val="code"/>
        <w:rPr>
          <w:ins w:id="1194" w:author="Matty Kadosh" w:date="2015-09-07T19:21:00Z"/>
        </w:rPr>
        <w:pPrChange w:id="1195" w:author="Matty Kadosh" w:date="2015-09-07T19:23:00Z">
          <w:pPr/>
        </w:pPrChange>
      </w:pPr>
      <w:ins w:id="1196" w:author="Matty Kadosh" w:date="2015-09-07T19:21:00Z">
        <w:r>
          <w:t xml:space="preserve">    );</w:t>
        </w:r>
      </w:ins>
    </w:p>
    <w:p w14:paraId="1A0E93FE" w14:textId="77777777" w:rsidR="008061A4" w:rsidRDefault="008061A4">
      <w:pPr>
        <w:pStyle w:val="code"/>
        <w:rPr>
          <w:ins w:id="1197" w:author="Matty Kadosh" w:date="2015-09-07T19:21:00Z"/>
        </w:rPr>
        <w:pPrChange w:id="1198" w:author="Matty Kadosh" w:date="2015-09-07T19:23:00Z">
          <w:pPr/>
        </w:pPrChange>
      </w:pPr>
    </w:p>
    <w:p w14:paraId="3C503E9B" w14:textId="77777777" w:rsidR="008061A4" w:rsidRDefault="008061A4">
      <w:pPr>
        <w:pStyle w:val="code"/>
        <w:rPr>
          <w:ins w:id="1199" w:author="Matty Kadosh" w:date="2015-09-07T19:21:00Z"/>
        </w:rPr>
        <w:pPrChange w:id="1200" w:author="Matty Kadosh" w:date="2015-09-07T19:23:00Z">
          <w:pPr/>
        </w:pPrChange>
      </w:pPr>
    </w:p>
    <w:p w14:paraId="6D7E9726" w14:textId="77777777" w:rsidR="008061A4" w:rsidRDefault="008061A4">
      <w:pPr>
        <w:pStyle w:val="code"/>
        <w:rPr>
          <w:ins w:id="1201" w:author="Matty Kadosh" w:date="2015-09-07T19:21:00Z"/>
        </w:rPr>
        <w:pPrChange w:id="1202" w:author="Matty Kadosh" w:date="2015-09-07T19:23:00Z">
          <w:pPr/>
        </w:pPrChange>
      </w:pPr>
      <w:ins w:id="1203" w:author="Matty Kadosh" w:date="2015-09-07T19:21:00Z">
        <w:r>
          <w:t>/**</w:t>
        </w:r>
      </w:ins>
    </w:p>
    <w:p w14:paraId="2C797AA7" w14:textId="77777777" w:rsidR="008061A4" w:rsidRDefault="008061A4">
      <w:pPr>
        <w:pStyle w:val="code"/>
        <w:rPr>
          <w:ins w:id="1204" w:author="Matty Kadosh" w:date="2015-09-07T19:21:00Z"/>
        </w:rPr>
        <w:pPrChange w:id="1205" w:author="Matty Kadosh" w:date="2015-09-07T19:23:00Z">
          <w:pPr/>
        </w:pPrChange>
      </w:pPr>
      <w:ins w:id="1206" w:author="Matty Kadosh" w:date="2015-09-07T19:21:00Z">
        <w:r>
          <w:t xml:space="preserve"> * Routine Description:</w:t>
        </w:r>
      </w:ins>
    </w:p>
    <w:p w14:paraId="4B63173C" w14:textId="37A9D36B" w:rsidR="008061A4" w:rsidRDefault="008061A4">
      <w:pPr>
        <w:pStyle w:val="code"/>
        <w:rPr>
          <w:ins w:id="1207" w:author="Matty Kadosh" w:date="2015-09-07T19:21:00Z"/>
        </w:rPr>
        <w:pPrChange w:id="1208" w:author="Matty Kadosh" w:date="2015-09-07T19:23:00Z">
          <w:pPr/>
        </w:pPrChange>
      </w:pPr>
      <w:ins w:id="1209" w:author="Matty Kadosh" w:date="2015-09-07T19:21:00Z">
        <w:r>
          <w:t xml:space="preserve"> *    @brief Get</w:t>
        </w:r>
      </w:ins>
      <w:r w:rsidR="00443350" w:rsidRPr="00443350">
        <w:t xml:space="preserve"> </w:t>
      </w:r>
      <w:r w:rsidR="00443350">
        <w:t>tunnel table entry</w:t>
      </w:r>
      <w:ins w:id="1210" w:author="Matty Kadosh" w:date="2015-09-07T19:21:00Z">
        <w:r>
          <w:t xml:space="preserve"> attribute</w:t>
        </w:r>
      </w:ins>
    </w:p>
    <w:p w14:paraId="337F25F9" w14:textId="77777777" w:rsidR="008061A4" w:rsidRDefault="008061A4">
      <w:pPr>
        <w:pStyle w:val="code"/>
        <w:rPr>
          <w:ins w:id="1211" w:author="Matty Kadosh" w:date="2015-09-07T19:21:00Z"/>
        </w:rPr>
        <w:pPrChange w:id="1212" w:author="Matty Kadosh" w:date="2015-09-07T19:23:00Z">
          <w:pPr/>
        </w:pPrChange>
      </w:pPr>
      <w:ins w:id="1213" w:author="Matty Kadosh" w:date="2015-09-07T19:21:00Z">
        <w:r>
          <w:t xml:space="preserve"> *</w:t>
        </w:r>
      </w:ins>
    </w:p>
    <w:p w14:paraId="2FE09EBE" w14:textId="77777777" w:rsidR="008061A4" w:rsidRDefault="008061A4">
      <w:pPr>
        <w:pStyle w:val="code"/>
        <w:rPr>
          <w:ins w:id="1214" w:author="Matty Kadosh" w:date="2015-09-07T19:21:00Z"/>
        </w:rPr>
        <w:pPrChange w:id="1215" w:author="Matty Kadosh" w:date="2015-09-07T19:23:00Z">
          <w:pPr/>
        </w:pPrChange>
      </w:pPr>
      <w:ins w:id="1216" w:author="Matty Kadosh" w:date="2015-09-07T19:21:00Z">
        <w:r>
          <w:t xml:space="preserve"> * Arguments:</w:t>
        </w:r>
      </w:ins>
    </w:p>
    <w:p w14:paraId="5736BE55" w14:textId="5E765CF5" w:rsidR="008061A4" w:rsidRDefault="008061A4">
      <w:pPr>
        <w:pStyle w:val="code"/>
        <w:rPr>
          <w:ins w:id="1217" w:author="Matty Kadosh" w:date="2015-09-07T19:21:00Z"/>
        </w:rPr>
        <w:pPrChange w:id="1218" w:author="Matty Kadosh" w:date="2015-09-07T19:23:00Z">
          <w:pPr/>
        </w:pPrChange>
      </w:pPr>
      <w:ins w:id="1219" w:author="Matty Kadosh" w:date="2015-09-07T19:21:00Z">
        <w:r>
          <w:t xml:space="preserve"> *    @param[in] </w:t>
        </w:r>
      </w:ins>
      <w:ins w:id="1220" w:author="Matty Kadosh" w:date="2015-09-21T19:17:00Z">
        <w:r w:rsidR="00443350">
          <w:t>tunnel</w:t>
        </w:r>
      </w:ins>
      <w:r w:rsidR="00443350">
        <w:t>_table_entry</w:t>
      </w:r>
      <w:ins w:id="1221" w:author="Matty Kadosh" w:date="2015-09-07T19:21:00Z">
        <w:r w:rsidR="00443350">
          <w:t>_id</w:t>
        </w:r>
        <w:r>
          <w:t xml:space="preserve"> </w:t>
        </w:r>
      </w:ins>
      <w:r w:rsidR="00443350">
        <w:t>–</w:t>
      </w:r>
      <w:ins w:id="1222" w:author="Matty Kadosh" w:date="2015-09-07T19:21:00Z">
        <w:r>
          <w:t xml:space="preserve"> </w:t>
        </w:r>
      </w:ins>
      <w:ins w:id="1223" w:author="Matty Kadosh" w:date="2015-09-21T19:17:00Z">
        <w:r w:rsidR="00443350">
          <w:t>tunnel</w:t>
        </w:r>
      </w:ins>
      <w:r w:rsidR="00443350">
        <w:t xml:space="preserve"> table entry </w:t>
      </w:r>
      <w:ins w:id="1224" w:author="Matty Kadosh" w:date="2015-09-07T19:21:00Z">
        <w:r w:rsidR="00443350">
          <w:t>id</w:t>
        </w:r>
      </w:ins>
    </w:p>
    <w:p w14:paraId="6A309E84" w14:textId="77777777" w:rsidR="008061A4" w:rsidRDefault="008061A4">
      <w:pPr>
        <w:pStyle w:val="code"/>
        <w:rPr>
          <w:ins w:id="1225" w:author="Matty Kadosh" w:date="2015-09-07T19:21:00Z"/>
        </w:rPr>
        <w:pPrChange w:id="1226" w:author="Matty Kadosh" w:date="2015-09-07T19:23:00Z">
          <w:pPr/>
        </w:pPrChange>
      </w:pPr>
      <w:ins w:id="1227" w:author="Matty Kadosh" w:date="2015-09-07T19:21:00Z">
        <w:r>
          <w:t xml:space="preserve"> *    @param[in] attr_count - number of attributes</w:t>
        </w:r>
      </w:ins>
    </w:p>
    <w:p w14:paraId="663E0D69" w14:textId="77777777" w:rsidR="008061A4" w:rsidRDefault="008061A4">
      <w:pPr>
        <w:pStyle w:val="code"/>
        <w:rPr>
          <w:ins w:id="1228" w:author="Matty Kadosh" w:date="2015-09-07T19:21:00Z"/>
        </w:rPr>
        <w:pPrChange w:id="1229" w:author="Matty Kadosh" w:date="2015-09-07T19:23:00Z">
          <w:pPr/>
        </w:pPrChange>
      </w:pPr>
      <w:ins w:id="1230" w:author="Matty Kadosh" w:date="2015-09-07T19:21:00Z">
        <w:r>
          <w:t xml:space="preserve"> *    @param[inout] attr_list - array of attributes</w:t>
        </w:r>
      </w:ins>
    </w:p>
    <w:p w14:paraId="75955EB7" w14:textId="77777777" w:rsidR="008061A4" w:rsidRDefault="008061A4">
      <w:pPr>
        <w:pStyle w:val="code"/>
        <w:rPr>
          <w:ins w:id="1231" w:author="Matty Kadosh" w:date="2015-09-07T19:21:00Z"/>
        </w:rPr>
        <w:pPrChange w:id="1232" w:author="Matty Kadosh" w:date="2015-09-07T19:23:00Z">
          <w:pPr/>
        </w:pPrChange>
      </w:pPr>
      <w:ins w:id="1233" w:author="Matty Kadosh" w:date="2015-09-07T19:21:00Z">
        <w:r>
          <w:t xml:space="preserve"> *</w:t>
        </w:r>
      </w:ins>
    </w:p>
    <w:p w14:paraId="7E5F900F" w14:textId="77777777" w:rsidR="008061A4" w:rsidRDefault="008061A4">
      <w:pPr>
        <w:pStyle w:val="code"/>
        <w:rPr>
          <w:ins w:id="1234" w:author="Matty Kadosh" w:date="2015-09-07T19:21:00Z"/>
        </w:rPr>
        <w:pPrChange w:id="1235" w:author="Matty Kadosh" w:date="2015-09-07T19:23:00Z">
          <w:pPr/>
        </w:pPrChange>
      </w:pPr>
      <w:ins w:id="1236" w:author="Matty Kadosh" w:date="2015-09-07T19:21:00Z">
        <w:r>
          <w:t xml:space="preserve"> * Return Values:</w:t>
        </w:r>
      </w:ins>
    </w:p>
    <w:p w14:paraId="332679C6" w14:textId="77777777" w:rsidR="008061A4" w:rsidRDefault="008061A4">
      <w:pPr>
        <w:pStyle w:val="code"/>
        <w:rPr>
          <w:ins w:id="1237" w:author="Matty Kadosh" w:date="2015-09-07T19:21:00Z"/>
        </w:rPr>
        <w:pPrChange w:id="1238" w:author="Matty Kadosh" w:date="2015-09-07T19:23:00Z">
          <w:pPr/>
        </w:pPrChange>
      </w:pPr>
      <w:ins w:id="1239" w:author="Matty Kadosh" w:date="2015-09-07T19:21:00Z">
        <w:r>
          <w:t xml:space="preserve"> *    @return SAI_STATUS_SUCCESS on success</w:t>
        </w:r>
      </w:ins>
    </w:p>
    <w:p w14:paraId="661A712D" w14:textId="77777777" w:rsidR="008061A4" w:rsidRDefault="008061A4">
      <w:pPr>
        <w:pStyle w:val="code"/>
        <w:rPr>
          <w:ins w:id="1240" w:author="Matty Kadosh" w:date="2015-09-07T19:21:00Z"/>
        </w:rPr>
        <w:pPrChange w:id="1241" w:author="Matty Kadosh" w:date="2015-09-07T19:23:00Z">
          <w:pPr/>
        </w:pPrChange>
      </w:pPr>
      <w:ins w:id="1242" w:author="Matty Kadosh" w:date="2015-09-07T19:21:00Z">
        <w:r>
          <w:t xml:space="preserve"> *            Failure status code on error</w:t>
        </w:r>
      </w:ins>
    </w:p>
    <w:p w14:paraId="1F74B9CB" w14:textId="77777777" w:rsidR="008061A4" w:rsidRDefault="008061A4">
      <w:pPr>
        <w:pStyle w:val="code"/>
        <w:rPr>
          <w:ins w:id="1243" w:author="Matty Kadosh" w:date="2015-09-07T19:21:00Z"/>
        </w:rPr>
        <w:pPrChange w:id="1244" w:author="Matty Kadosh" w:date="2015-09-07T19:23:00Z">
          <w:pPr/>
        </w:pPrChange>
      </w:pPr>
      <w:ins w:id="1245" w:author="Matty Kadosh" w:date="2015-09-07T19:21:00Z">
        <w:r>
          <w:t xml:space="preserve"> */</w:t>
        </w:r>
      </w:ins>
    </w:p>
    <w:p w14:paraId="5C08708B" w14:textId="77777777" w:rsidR="008061A4" w:rsidRDefault="008061A4">
      <w:pPr>
        <w:pStyle w:val="code"/>
        <w:rPr>
          <w:ins w:id="1246" w:author="Matty Kadosh" w:date="2015-09-07T19:21:00Z"/>
        </w:rPr>
        <w:pPrChange w:id="1247" w:author="Matty Kadosh" w:date="2015-09-07T19:23:00Z">
          <w:pPr/>
        </w:pPrChange>
      </w:pPr>
      <w:ins w:id="1248" w:author="Matty Kadosh" w:date="2015-09-07T19:21:00Z">
        <w:r>
          <w:t>typedef sai_status_t (*sai_get_</w:t>
        </w:r>
      </w:ins>
      <w:ins w:id="1249" w:author="Matty Kadosh" w:date="2015-09-21T19:16:00Z">
        <w:r>
          <w:t>tunnel</w:t>
        </w:r>
      </w:ins>
      <w:ins w:id="1250" w:author="Matty Kadosh" w:date="2015-09-07T19:21:00Z">
        <w:r>
          <w:t>_attribute_fn)(</w:t>
        </w:r>
      </w:ins>
    </w:p>
    <w:p w14:paraId="4AD26F7E" w14:textId="07449938" w:rsidR="008061A4" w:rsidRDefault="008061A4">
      <w:pPr>
        <w:pStyle w:val="code"/>
        <w:rPr>
          <w:ins w:id="1251" w:author="Matty Kadosh" w:date="2015-09-07T19:21:00Z"/>
        </w:rPr>
        <w:pPrChange w:id="1252" w:author="Matty Kadosh" w:date="2015-09-07T19:23:00Z">
          <w:pPr/>
        </w:pPrChange>
      </w:pPr>
      <w:ins w:id="1253" w:author="Matty Kadosh" w:date="2015-09-07T19:21:00Z">
        <w:r>
          <w:t xml:space="preserve">    _In_ sai_object_id_t </w:t>
        </w:r>
      </w:ins>
      <w:ins w:id="1254" w:author="Matty Kadosh" w:date="2015-09-21T19:17:00Z">
        <w:r w:rsidR="00443350">
          <w:t>tunnel</w:t>
        </w:r>
      </w:ins>
      <w:r w:rsidR="00443350">
        <w:t>_table_entry</w:t>
      </w:r>
      <w:ins w:id="1255" w:author="Matty Kadosh" w:date="2015-09-07T19:21:00Z">
        <w:r w:rsidR="00443350">
          <w:t>_id</w:t>
        </w:r>
        <w:r>
          <w:t>,</w:t>
        </w:r>
      </w:ins>
    </w:p>
    <w:p w14:paraId="060C1D4D" w14:textId="77777777" w:rsidR="008061A4" w:rsidRDefault="008061A4">
      <w:pPr>
        <w:pStyle w:val="code"/>
        <w:rPr>
          <w:ins w:id="1256" w:author="Matty Kadosh" w:date="2015-09-07T19:21:00Z"/>
        </w:rPr>
        <w:pPrChange w:id="1257" w:author="Matty Kadosh" w:date="2015-09-07T19:23:00Z">
          <w:pPr/>
        </w:pPrChange>
      </w:pPr>
      <w:ins w:id="1258" w:author="Matty Kadosh" w:date="2015-09-07T19:21:00Z">
        <w:r>
          <w:t xml:space="preserve">    _In_ uint32_t attr_count,</w:t>
        </w:r>
      </w:ins>
    </w:p>
    <w:p w14:paraId="19CCD55D" w14:textId="77777777" w:rsidR="008061A4" w:rsidRDefault="008061A4">
      <w:pPr>
        <w:pStyle w:val="code"/>
        <w:rPr>
          <w:ins w:id="1259" w:author="Matty Kadosh" w:date="2015-09-07T19:21:00Z"/>
        </w:rPr>
        <w:pPrChange w:id="1260" w:author="Matty Kadosh" w:date="2015-09-07T19:23:00Z">
          <w:pPr/>
        </w:pPrChange>
      </w:pPr>
      <w:ins w:id="1261" w:author="Matty Kadosh" w:date="2015-09-07T19:21:00Z">
        <w:r>
          <w:t xml:space="preserve">    _Inout_ sai_attribute_t *attr_list</w:t>
        </w:r>
      </w:ins>
    </w:p>
    <w:p w14:paraId="622201B6" w14:textId="77777777" w:rsidR="008061A4" w:rsidRDefault="008061A4">
      <w:pPr>
        <w:pStyle w:val="code"/>
        <w:rPr>
          <w:ins w:id="1262" w:author="Matty Kadosh" w:date="2015-09-07T19:21:00Z"/>
        </w:rPr>
        <w:pPrChange w:id="1263" w:author="Matty Kadosh" w:date="2015-09-07T19:23:00Z">
          <w:pPr/>
        </w:pPrChange>
      </w:pPr>
      <w:ins w:id="1264" w:author="Matty Kadosh" w:date="2015-09-07T19:21:00Z">
        <w:r>
          <w:t xml:space="preserve">    );</w:t>
        </w:r>
      </w:ins>
    </w:p>
    <w:p w14:paraId="4DA89469" w14:textId="77777777" w:rsidR="008061A4" w:rsidRDefault="008061A4">
      <w:pPr>
        <w:pStyle w:val="code"/>
        <w:rPr>
          <w:ins w:id="1265" w:author="Matty Kadosh" w:date="2015-09-07T19:21:00Z"/>
        </w:rPr>
        <w:pPrChange w:id="1266" w:author="Matty Kadosh" w:date="2015-09-07T19:23:00Z">
          <w:pPr/>
        </w:pPrChange>
      </w:pPr>
    </w:p>
    <w:p w14:paraId="57524C32" w14:textId="77777777" w:rsidR="008061A4" w:rsidRDefault="008061A4">
      <w:pPr>
        <w:pStyle w:val="code"/>
        <w:rPr>
          <w:ins w:id="1267" w:author="Matty Kadosh" w:date="2015-09-07T19:21:00Z"/>
        </w:rPr>
        <w:pPrChange w:id="1268" w:author="Matty Kadosh" w:date="2015-09-07T19:23:00Z">
          <w:pPr/>
        </w:pPrChange>
      </w:pPr>
      <w:ins w:id="1269" w:author="Matty Kadosh" w:date="2015-09-07T19:21:00Z">
        <w:r>
          <w:t>/**</w:t>
        </w:r>
      </w:ins>
    </w:p>
    <w:p w14:paraId="0B420205" w14:textId="1B079CED" w:rsidR="008061A4" w:rsidRDefault="008061A4">
      <w:pPr>
        <w:pStyle w:val="code"/>
        <w:rPr>
          <w:ins w:id="1270" w:author="Matty Kadosh" w:date="2015-09-07T19:21:00Z"/>
        </w:rPr>
        <w:pPrChange w:id="1271" w:author="Matty Kadosh" w:date="2015-09-07T19:23:00Z">
          <w:pPr/>
        </w:pPrChange>
      </w:pPr>
      <w:ins w:id="1272" w:author="Matty Kadosh" w:date="2015-09-07T19:21:00Z">
        <w:r>
          <w:t xml:space="preserve"> *  @brief </w:t>
        </w:r>
      </w:ins>
      <w:ins w:id="1273" w:author="Matty Kadosh" w:date="2015-09-21T19:17:00Z">
        <w:r w:rsidR="00443350">
          <w:t>tunnel</w:t>
        </w:r>
      </w:ins>
      <w:r w:rsidR="00443350">
        <w:t xml:space="preserve"> table entry </w:t>
      </w:r>
      <w:ins w:id="1274" w:author="Matty Kadosh" w:date="2015-09-07T19:21:00Z">
        <w:r>
          <w:t xml:space="preserve"> retrieved with sai_api_query()</w:t>
        </w:r>
      </w:ins>
    </w:p>
    <w:p w14:paraId="7E5423D9" w14:textId="77777777" w:rsidR="008061A4" w:rsidRDefault="008061A4">
      <w:pPr>
        <w:pStyle w:val="code"/>
        <w:rPr>
          <w:ins w:id="1275" w:author="Matty Kadosh" w:date="2015-09-07T19:21:00Z"/>
        </w:rPr>
        <w:pPrChange w:id="1276" w:author="Matty Kadosh" w:date="2015-09-07T19:23:00Z">
          <w:pPr/>
        </w:pPrChange>
      </w:pPr>
      <w:ins w:id="1277" w:author="Matty Kadosh" w:date="2015-09-07T19:21:00Z">
        <w:r>
          <w:t xml:space="preserve"> */</w:t>
        </w:r>
      </w:ins>
    </w:p>
    <w:p w14:paraId="7CF03836" w14:textId="66AA5423" w:rsidR="008061A4" w:rsidRDefault="008061A4">
      <w:pPr>
        <w:pStyle w:val="code"/>
        <w:rPr>
          <w:ins w:id="1278" w:author="Matty Kadosh" w:date="2015-09-07T19:21:00Z"/>
        </w:rPr>
        <w:pPrChange w:id="1279" w:author="Matty Kadosh" w:date="2015-09-07T19:23:00Z">
          <w:pPr/>
        </w:pPrChange>
      </w:pPr>
      <w:ins w:id="1280" w:author="Matty Kadosh" w:date="2015-09-07T19:21:00Z">
        <w:r>
          <w:t>typedef struct _sai_tunnel_</w:t>
        </w:r>
      </w:ins>
      <w:r w:rsidR="00BD4C16">
        <w:t>table_entry_</w:t>
      </w:r>
      <w:ins w:id="1281" w:author="Matty Kadosh" w:date="2015-09-07T19:21:00Z">
        <w:r w:rsidR="00BD4C16">
          <w:t>api</w:t>
        </w:r>
      </w:ins>
      <w:r w:rsidR="00BD4C16">
        <w:t>_t</w:t>
      </w:r>
    </w:p>
    <w:p w14:paraId="26A95D8A" w14:textId="77777777" w:rsidR="008061A4" w:rsidRDefault="008061A4">
      <w:pPr>
        <w:pStyle w:val="code"/>
        <w:rPr>
          <w:ins w:id="1282" w:author="Matty Kadosh" w:date="2015-09-07T19:21:00Z"/>
        </w:rPr>
        <w:pPrChange w:id="1283" w:author="Matty Kadosh" w:date="2015-09-07T19:23:00Z">
          <w:pPr/>
        </w:pPrChange>
      </w:pPr>
      <w:ins w:id="1284" w:author="Matty Kadosh" w:date="2015-09-07T19:21:00Z">
        <w:r>
          <w:t>{</w:t>
        </w:r>
      </w:ins>
    </w:p>
    <w:p w14:paraId="4A763C97" w14:textId="5F5691BB" w:rsidR="008061A4" w:rsidRDefault="008061A4">
      <w:pPr>
        <w:pStyle w:val="code"/>
        <w:rPr>
          <w:ins w:id="1285" w:author="Matty Kadosh" w:date="2015-09-07T19:21:00Z"/>
        </w:rPr>
        <w:pPrChange w:id="1286" w:author="Matty Kadosh" w:date="2015-09-07T19:23:00Z">
          <w:pPr/>
        </w:pPrChange>
      </w:pPr>
      <w:ins w:id="1287" w:author="Matty Kadosh" w:date="2015-09-07T19:21:00Z">
        <w:r>
          <w:lastRenderedPageBreak/>
          <w:t xml:space="preserve">    sai_create_</w:t>
        </w:r>
      </w:ins>
      <w:ins w:id="1288" w:author="Matty Kadosh" w:date="2015-09-07T19:22:00Z">
        <w:r>
          <w:t>tunnel</w:t>
        </w:r>
      </w:ins>
      <w:r>
        <w:t>_table</w:t>
      </w:r>
      <w:r w:rsidR="00443350">
        <w:t>_entry</w:t>
      </w:r>
      <w:ins w:id="1289" w:author="Matty Kadosh" w:date="2015-09-07T19:21:00Z">
        <w:r>
          <w:t>_fn        create_</w:t>
        </w:r>
      </w:ins>
      <w:ins w:id="1290" w:author="Matty Kadosh" w:date="2015-09-07T19:22:00Z">
        <w:r>
          <w:t>tunnel</w:t>
        </w:r>
      </w:ins>
      <w:r w:rsidR="00443350">
        <w:t>_table_entry</w:t>
      </w:r>
      <w:ins w:id="1291" w:author="Matty Kadosh" w:date="2015-09-07T19:21:00Z">
        <w:r>
          <w:t>;</w:t>
        </w:r>
      </w:ins>
    </w:p>
    <w:p w14:paraId="34FF554E" w14:textId="4A31C9B6" w:rsidR="008061A4" w:rsidRDefault="008061A4">
      <w:pPr>
        <w:pStyle w:val="code"/>
        <w:rPr>
          <w:ins w:id="1292" w:author="Matty Kadosh" w:date="2015-09-07T19:21:00Z"/>
        </w:rPr>
        <w:pPrChange w:id="1293" w:author="Matty Kadosh" w:date="2015-09-07T19:23:00Z">
          <w:pPr/>
        </w:pPrChange>
      </w:pPr>
      <w:ins w:id="1294" w:author="Matty Kadosh" w:date="2015-09-07T19:21:00Z">
        <w:r>
          <w:t xml:space="preserve">    sai_remove</w:t>
        </w:r>
      </w:ins>
      <w:ins w:id="1295" w:author="Matty Kadosh" w:date="2015-09-07T19:22:00Z">
        <w:r>
          <w:t>_</w:t>
        </w:r>
        <w:r w:rsidR="00BD4C16">
          <w:t>tunnel</w:t>
        </w:r>
      </w:ins>
      <w:r w:rsidR="00BD4C16">
        <w:t>_table_entry</w:t>
      </w:r>
      <w:ins w:id="1296" w:author="Matty Kadosh" w:date="2015-09-07T19:21:00Z">
        <w:r>
          <w:t>_fn        remove</w:t>
        </w:r>
        <w:r w:rsidR="00443350">
          <w:t>_</w:t>
        </w:r>
      </w:ins>
      <w:ins w:id="1297" w:author="Matty Kadosh" w:date="2015-09-07T19:22:00Z">
        <w:r w:rsidR="00443350">
          <w:t>tunnel</w:t>
        </w:r>
      </w:ins>
      <w:r w:rsidR="00443350">
        <w:t>_table_entry</w:t>
      </w:r>
      <w:ins w:id="1298" w:author="Matty Kadosh" w:date="2015-09-07T19:21:00Z">
        <w:r>
          <w:t>;</w:t>
        </w:r>
      </w:ins>
    </w:p>
    <w:p w14:paraId="4278731E" w14:textId="6C8A9349" w:rsidR="008061A4" w:rsidRDefault="008061A4">
      <w:pPr>
        <w:pStyle w:val="code"/>
        <w:rPr>
          <w:ins w:id="1299" w:author="Matty Kadosh" w:date="2015-09-07T19:21:00Z"/>
        </w:rPr>
        <w:pPrChange w:id="1300" w:author="Matty Kadosh" w:date="2015-09-07T19:23:00Z">
          <w:pPr/>
        </w:pPrChange>
      </w:pPr>
      <w:ins w:id="1301" w:author="Matty Kadosh" w:date="2015-09-07T19:21:00Z">
        <w:r>
          <w:t xml:space="preserve">    sai_set_</w:t>
        </w:r>
      </w:ins>
      <w:ins w:id="1302" w:author="Matty Kadosh" w:date="2015-09-07T19:22:00Z">
        <w:r w:rsidR="00BD4C16">
          <w:t>tunnel</w:t>
        </w:r>
      </w:ins>
      <w:r w:rsidR="00BD4C16">
        <w:t>_table_entry</w:t>
      </w:r>
      <w:ins w:id="1303" w:author="Matty Kadosh" w:date="2015-09-07T19:21:00Z">
        <w:r>
          <w:t>_attribute_fn set_</w:t>
        </w:r>
      </w:ins>
      <w:ins w:id="1304" w:author="Matty Kadosh" w:date="2015-09-07T19:22:00Z">
        <w:r w:rsidR="00443350">
          <w:t>tunnel</w:t>
        </w:r>
      </w:ins>
      <w:r w:rsidR="00443350">
        <w:t>_table_entry</w:t>
      </w:r>
      <w:ins w:id="1305" w:author="Matty Kadosh" w:date="2015-09-07T19:21:00Z">
        <w:r>
          <w:t>_attribute;</w:t>
        </w:r>
      </w:ins>
    </w:p>
    <w:p w14:paraId="21E52150" w14:textId="6440DBCE" w:rsidR="008061A4" w:rsidRDefault="008061A4">
      <w:pPr>
        <w:pStyle w:val="code"/>
        <w:rPr>
          <w:ins w:id="1306" w:author="Matty Kadosh" w:date="2015-09-07T19:21:00Z"/>
        </w:rPr>
        <w:pPrChange w:id="1307" w:author="Matty Kadosh" w:date="2015-09-07T19:23:00Z">
          <w:pPr/>
        </w:pPrChange>
      </w:pPr>
      <w:ins w:id="1308" w:author="Matty Kadosh" w:date="2015-09-07T19:21:00Z">
        <w:r>
          <w:t xml:space="preserve">    sai_get_</w:t>
        </w:r>
      </w:ins>
      <w:ins w:id="1309" w:author="Matty Kadosh" w:date="2015-09-07T19:22:00Z">
        <w:r w:rsidR="00BD4C16">
          <w:t>tunnel</w:t>
        </w:r>
      </w:ins>
      <w:r w:rsidR="00BD4C16">
        <w:t>_table_entry</w:t>
      </w:r>
      <w:ins w:id="1310" w:author="Matty Kadosh" w:date="2015-09-07T19:21:00Z">
        <w:r>
          <w:t>_attribute_fn get</w:t>
        </w:r>
        <w:r w:rsidR="00443350">
          <w:t>_</w:t>
        </w:r>
      </w:ins>
      <w:ins w:id="1311" w:author="Matty Kadosh" w:date="2015-09-07T19:22:00Z">
        <w:r w:rsidR="00443350">
          <w:t>tunnel</w:t>
        </w:r>
      </w:ins>
      <w:r w:rsidR="00443350">
        <w:t>_table_entry_</w:t>
      </w:r>
      <w:ins w:id="1312" w:author="Matty Kadosh" w:date="2015-09-07T19:21:00Z">
        <w:r>
          <w:t>attribute;</w:t>
        </w:r>
      </w:ins>
    </w:p>
    <w:p w14:paraId="6E3BC49D" w14:textId="77777777" w:rsidR="008061A4" w:rsidRDefault="008061A4">
      <w:pPr>
        <w:pStyle w:val="code"/>
        <w:rPr>
          <w:ins w:id="1313" w:author="Matty Kadosh" w:date="2015-09-07T19:21:00Z"/>
        </w:rPr>
        <w:pPrChange w:id="1314" w:author="Matty Kadosh" w:date="2015-09-07T19:23:00Z">
          <w:pPr/>
        </w:pPrChange>
      </w:pPr>
    </w:p>
    <w:p w14:paraId="05F2B0FA" w14:textId="273D61AD" w:rsidR="008061A4" w:rsidRDefault="008061A4">
      <w:pPr>
        <w:pStyle w:val="code"/>
        <w:rPr>
          <w:ins w:id="1315" w:author="Matty Kadosh" w:date="2015-09-07T19:21:00Z"/>
        </w:rPr>
        <w:pPrChange w:id="1316" w:author="Matty Kadosh" w:date="2015-09-07T19:23:00Z">
          <w:pPr/>
        </w:pPrChange>
      </w:pPr>
      <w:ins w:id="1317" w:author="Matty Kadosh" w:date="2015-09-07T19:21:00Z">
        <w:r>
          <w:t>} sai_tunnel_</w:t>
        </w:r>
      </w:ins>
      <w:r w:rsidR="00BD4C16">
        <w:t>table_entry_</w:t>
      </w:r>
      <w:ins w:id="1318" w:author="Matty Kadosh" w:date="2015-09-07T19:21:00Z">
        <w:r>
          <w:t>api_t;</w:t>
        </w:r>
      </w:ins>
    </w:p>
    <w:p w14:paraId="736789DA" w14:textId="18E8100B" w:rsidR="007A1666" w:rsidRDefault="007A1666">
      <w:pPr>
        <w:pStyle w:val="code"/>
        <w:rPr>
          <w:ins w:id="1319" w:author="Matty Kadosh" w:date="2015-09-07T19:21:00Z"/>
        </w:rPr>
        <w:pPrChange w:id="1320" w:author="Matty Kadosh" w:date="2015-09-07T19:23:00Z">
          <w:pPr/>
        </w:pPrChange>
      </w:pPr>
    </w:p>
    <w:p w14:paraId="0EDB4FD7" w14:textId="18461F5B" w:rsidR="008F13F1" w:rsidRDefault="008F13F1">
      <w:pPr>
        <w:pStyle w:val="Heading1"/>
        <w:rPr>
          <w:ins w:id="1321" w:author="Matty Kadosh" w:date="2015-09-07T12:02:00Z"/>
        </w:rPr>
        <w:pPrChange w:id="1322" w:author="Matty Kadosh" w:date="2015-09-07T12:03:00Z">
          <w:pPr>
            <w:pStyle w:val="Heading2"/>
          </w:pPr>
        </w:pPrChange>
      </w:pPr>
      <w:bookmarkStart w:id="1323" w:name="_Toc438058052"/>
      <w:ins w:id="1324" w:author="Matty Kadosh" w:date="2015-09-07T12:02:00Z">
        <w:r>
          <w:t>Examples</w:t>
        </w:r>
        <w:bookmarkEnd w:id="1323"/>
        <w:r>
          <w:t xml:space="preserve"> </w:t>
        </w:r>
      </w:ins>
    </w:p>
    <w:p w14:paraId="243309A5" w14:textId="01E3DF93" w:rsidR="008F13F1" w:rsidRPr="007449B0" w:rsidRDefault="008F13F1">
      <w:pPr>
        <w:pStyle w:val="Heading2"/>
        <w:numPr>
          <w:ilvl w:val="0"/>
          <w:numId w:val="0"/>
        </w:numPr>
        <w:rPr>
          <w:ins w:id="1325" w:author="Matty Kadosh" w:date="2015-09-07T12:04:00Z"/>
        </w:rPr>
        <w:pPrChange w:id="1326" w:author="Matty Kadosh" w:date="2015-09-07T12:04:00Z">
          <w:pPr>
            <w:pStyle w:val="Heading2"/>
          </w:pPr>
        </w:pPrChange>
      </w:pPr>
    </w:p>
    <w:p w14:paraId="7F84434B" w14:textId="67372CD0" w:rsidR="008F13F1" w:rsidRDefault="008F13F1" w:rsidP="00E40272">
      <w:pPr>
        <w:pStyle w:val="Heading2"/>
        <w:rPr>
          <w:ins w:id="1327" w:author="Matty Kadosh" w:date="2015-09-07T12:04:00Z"/>
        </w:rPr>
      </w:pPr>
      <w:bookmarkStart w:id="1328" w:name="_Toc438058053"/>
      <w:ins w:id="1329" w:author="Matty Kadosh" w:date="2015-09-07T12:04:00Z">
        <w:r>
          <w:t xml:space="preserve">IPinIP </w:t>
        </w:r>
      </w:ins>
      <w:r w:rsidR="00E40272">
        <w:t>- point to point tunnel</w:t>
      </w:r>
      <w:bookmarkEnd w:id="1328"/>
      <w:r w:rsidR="00E40272">
        <w:t xml:space="preserve"> </w:t>
      </w:r>
    </w:p>
    <w:p w14:paraId="56B18382" w14:textId="0B2CAB6A" w:rsidR="008F13F1" w:rsidRDefault="00D325C3">
      <w:pPr>
        <w:pPrChange w:id="1330" w:author="Matty Kadosh" w:date="2015-09-07T12:04:00Z">
          <w:pPr>
            <w:pStyle w:val="Heading2"/>
          </w:pPr>
        </w:pPrChange>
      </w:pPr>
      <w:ins w:id="1331" w:author="Matty Kadosh" w:date="2015-10-13T19:02:00Z">
        <w:r>
          <w:t xml:space="preserve">Setup overview  </w:t>
        </w:r>
      </w:ins>
    </w:p>
    <w:p w14:paraId="49D97CBF" w14:textId="0F52AC10" w:rsidR="00B35B93" w:rsidRDefault="00B35B93" w:rsidP="00B35B93">
      <w:r>
        <w:t xml:space="preserve">Two ip networks connected via point to point ipinip </w:t>
      </w:r>
      <w:r w:rsidR="00513F0D">
        <w:t xml:space="preserve">tunnel details in the diagram below  </w:t>
      </w:r>
    </w:p>
    <w:p w14:paraId="407CB824" w14:textId="77777777" w:rsidR="00513F0D" w:rsidRDefault="00513F0D" w:rsidP="00B35B93"/>
    <w:p w14:paraId="1A12DC94" w14:textId="6E0A89CE" w:rsidR="00513F0D" w:rsidRDefault="00513F0D" w:rsidP="00B35B93">
      <w:r>
        <w:t xml:space="preserve"> </w:t>
      </w:r>
    </w:p>
    <w:p w14:paraId="685760E2" w14:textId="77777777" w:rsidR="00B35B93" w:rsidRDefault="00B35B93" w:rsidP="00B35B93">
      <w:pPr>
        <w:rPr>
          <w:ins w:id="1332" w:author="Matty Kadosh" w:date="2015-10-13T19:02:00Z"/>
        </w:rPr>
      </w:pPr>
    </w:p>
    <w:p w14:paraId="2EAF03AC" w14:textId="77777777" w:rsidR="00D325C3" w:rsidRPr="007449B0" w:rsidRDefault="00D325C3">
      <w:pPr>
        <w:rPr>
          <w:ins w:id="1333" w:author="Matty Kadosh" w:date="2015-09-07T12:04:00Z"/>
        </w:rPr>
        <w:pPrChange w:id="1334" w:author="Matty Kadosh" w:date="2015-09-07T12:04:00Z">
          <w:pPr>
            <w:pStyle w:val="Heading2"/>
          </w:pPr>
        </w:pPrChange>
      </w:pPr>
    </w:p>
    <w:p w14:paraId="6D520B31" w14:textId="0181D5A0" w:rsidR="008F13F1" w:rsidRPr="007038C3" w:rsidRDefault="00DF2522">
      <w:pPr>
        <w:rPr>
          <w:ins w:id="1335" w:author="Matty Kadosh" w:date="2015-09-07T12:04:00Z"/>
        </w:rPr>
        <w:pPrChange w:id="1336" w:author="Matty Kadosh" w:date="2015-09-07T12:04:00Z">
          <w:pPr>
            <w:pStyle w:val="Heading2"/>
          </w:pPr>
        </w:pPrChange>
      </w:pPr>
      <w:ins w:id="1337" w:author="Matty Kadosh" w:date="2015-10-13T19:02:00Z">
        <w:r>
          <w:object w:dxaOrig="10560" w:dyaOrig="3391" w14:anchorId="4BB8B163">
            <v:shape id="_x0000_i1047" type="#_x0000_t75" style="width:528.75pt;height:170.25pt" o:ole="">
              <v:imagedata r:id="rId40" o:title=""/>
            </v:shape>
            <o:OLEObject Type="Embed" ProgID="Visio.Drawing.15" ShapeID="_x0000_i1047" DrawAspect="Content" ObjectID="_1511800282" r:id="rId41"/>
          </w:object>
        </w:r>
      </w:ins>
    </w:p>
    <w:p w14:paraId="0775978E" w14:textId="77777777" w:rsidR="00364074" w:rsidRDefault="00364074">
      <w:pPr>
        <w:pPrChange w:id="1338" w:author="Matty Kadosh" w:date="2015-09-07T12:04:00Z">
          <w:pPr>
            <w:pStyle w:val="Heading2"/>
          </w:pPr>
        </w:pPrChange>
      </w:pPr>
      <w:r>
        <w:t xml:space="preserve">Zoom in to the left side for the tunnel </w:t>
      </w:r>
    </w:p>
    <w:p w14:paraId="05F6DE16" w14:textId="5F2BA420" w:rsidR="00364074" w:rsidRDefault="00364074" w:rsidP="00364074">
      <w:ins w:id="1339" w:author="Matty Kadosh" w:date="2015-10-13T19:02:00Z">
        <w:r>
          <w:lastRenderedPageBreak/>
          <w:t xml:space="preserve"> </w:t>
        </w:r>
      </w:ins>
      <w:ins w:id="1340" w:author="Matty Kadosh" w:date="2015-10-13T19:02:00Z">
        <w:r w:rsidR="00347FD3">
          <w:object w:dxaOrig="10560" w:dyaOrig="3391" w14:anchorId="506CE8B0">
            <v:shape id="_x0000_i1048" type="#_x0000_t75" style="width:468pt;height:150pt" o:ole="">
              <v:imagedata r:id="rId42" o:title=""/>
            </v:shape>
            <o:OLEObject Type="Embed" ProgID="Visio.Drawing.15" ShapeID="_x0000_i1048" DrawAspect="Content" ObjectID="_1511800283" r:id="rId43"/>
          </w:object>
        </w:r>
      </w:ins>
    </w:p>
    <w:p w14:paraId="13189EE1" w14:textId="6AB29714" w:rsidR="008F13F1" w:rsidRPr="002957CF" w:rsidRDefault="00364074">
      <w:pPr>
        <w:rPr>
          <w:ins w:id="1341" w:author="Matty Kadosh" w:date="2015-09-07T12:02:00Z"/>
        </w:rPr>
        <w:pPrChange w:id="1342" w:author="Matty Kadosh" w:date="2015-09-07T12:04:00Z">
          <w:pPr>
            <w:pStyle w:val="Heading2"/>
          </w:pPr>
        </w:pPrChange>
      </w:pPr>
      <w:r>
        <w:t xml:space="preserve">Two ip networks connected via point to point ipinip tunnel details in the diagram below  </w:t>
      </w:r>
    </w:p>
    <w:p w14:paraId="0D5412F6" w14:textId="77777777" w:rsidR="008F13F1" w:rsidRPr="008F13F1" w:rsidRDefault="008F13F1">
      <w:pPr>
        <w:rPr>
          <w:ins w:id="1343" w:author="Matty Kadosh" w:date="2015-09-06T13:35:00Z"/>
          <w:rPrChange w:id="1344" w:author="Matty Kadosh" w:date="2015-09-07T12:01:00Z">
            <w:rPr>
              <w:ins w:id="1345" w:author="Matty Kadosh" w:date="2015-09-06T13:35:00Z"/>
              <w:lang w:bidi="he-IL"/>
            </w:rPr>
          </w:rPrChange>
        </w:rPr>
        <w:pPrChange w:id="1346" w:author="Matty Kadosh" w:date="2015-09-07T12:01:00Z">
          <w:pPr>
            <w:pStyle w:val="Heading3"/>
          </w:pPr>
        </w:pPrChange>
      </w:pPr>
    </w:p>
    <w:p w14:paraId="66F69798" w14:textId="40E880D1" w:rsidR="00513F0D" w:rsidRDefault="00BA64D4" w:rsidP="001053E1">
      <w:pPr>
        <w:pStyle w:val="NoSpacing"/>
        <w:rPr>
          <w:b/>
          <w:bCs/>
          <w:sz w:val="28"/>
          <w:szCs w:val="28"/>
        </w:rPr>
      </w:pPr>
      <w:r w:rsidRPr="00347FD3">
        <w:rPr>
          <w:b/>
          <w:bCs/>
          <w:sz w:val="28"/>
          <w:szCs w:val="28"/>
        </w:rPr>
        <w:t>device</w:t>
      </w:r>
      <w:r w:rsidR="00513F0D" w:rsidRPr="00347FD3">
        <w:rPr>
          <w:b/>
          <w:bCs/>
          <w:sz w:val="28"/>
          <w:szCs w:val="28"/>
        </w:rPr>
        <w:t xml:space="preserve"> A configuration </w:t>
      </w:r>
    </w:p>
    <w:p w14:paraId="3ABC347E" w14:textId="77777777" w:rsidR="00347FD3" w:rsidRPr="00347FD3" w:rsidRDefault="00347FD3" w:rsidP="001053E1">
      <w:pPr>
        <w:pStyle w:val="NoSpacing"/>
        <w:rPr>
          <w:b/>
          <w:bCs/>
          <w:sz w:val="28"/>
          <w:szCs w:val="28"/>
        </w:rPr>
      </w:pPr>
    </w:p>
    <w:p w14:paraId="000DC2F8" w14:textId="0DA25834" w:rsidR="0057446F" w:rsidRDefault="0057446F" w:rsidP="001053E1">
      <w:pPr>
        <w:pStyle w:val="NoSpacing"/>
      </w:pPr>
      <w:r>
        <w:t>Two</w:t>
      </w:r>
      <w:r w:rsidR="00B27D98">
        <w:t xml:space="preserve"> </w:t>
      </w:r>
      <w:r w:rsidR="00B27D98" w:rsidRPr="00B27D98">
        <w:t>virtual_router</w:t>
      </w:r>
      <w:r>
        <w:t xml:space="preserve"> ,  underlay VRF, overlay VRF </w:t>
      </w:r>
    </w:p>
    <w:p w14:paraId="0FB7B9EF" w14:textId="38C5453B" w:rsidR="0057446F" w:rsidRPr="00BA64D4" w:rsidRDefault="0057446F" w:rsidP="001053E1">
      <w:pPr>
        <w:pStyle w:val="NoSpacing"/>
        <w:rPr>
          <w:b/>
          <w:bCs/>
        </w:rPr>
      </w:pPr>
      <w:r w:rsidRPr="00BA64D4">
        <w:rPr>
          <w:b/>
          <w:bCs/>
        </w:rPr>
        <w:t xml:space="preserve">overlay VRF </w:t>
      </w:r>
      <w:r w:rsidR="00D91690">
        <w:rPr>
          <w:b/>
          <w:bCs/>
        </w:rPr>
        <w:t xml:space="preserve">router interface </w:t>
      </w:r>
      <w:r w:rsidRPr="00BA64D4">
        <w:rPr>
          <w:b/>
          <w:bCs/>
        </w:rPr>
        <w:t>configuration</w:t>
      </w:r>
    </w:p>
    <w:p w14:paraId="1B070AD9" w14:textId="128FB092" w:rsidR="0057446F" w:rsidRDefault="0057446F" w:rsidP="001053E1">
      <w:pPr>
        <w:pStyle w:val="NoSpacing"/>
      </w:pPr>
      <w:r>
        <w:t xml:space="preserve">router interface rif_a type vlan , vlan 1 </w:t>
      </w:r>
    </w:p>
    <w:p w14:paraId="00730EF4" w14:textId="1CA50721" w:rsidR="00BA64D4" w:rsidRDefault="00BA64D4" w:rsidP="00BA64D4">
      <w:pPr>
        <w:pStyle w:val="NoSpacing"/>
      </w:pPr>
      <w:r>
        <w:t xml:space="preserve">router interface rif_lb1 type loopback </w:t>
      </w:r>
      <w:r w:rsidR="005B4973">
        <w:t>(new type SAI_ROUTER_INTERFACE_TYPE_LOOPBACK)</w:t>
      </w:r>
    </w:p>
    <w:p w14:paraId="0B56363E" w14:textId="4D0E038B" w:rsidR="002F7E5D" w:rsidRDefault="002F7E5D" w:rsidP="002F7E5D">
      <w:pPr>
        <w:pStyle w:val="NoSpacing"/>
      </w:pPr>
      <w:r>
        <w:t xml:space="preserve">local network  route </w:t>
      </w:r>
      <w:r w:rsidR="00830D8C">
        <w:t>192.168.0.1</w:t>
      </w:r>
      <w:r>
        <w:t>-&gt;r</w:t>
      </w:r>
      <w:r w:rsidR="00830D8C">
        <w:t>if_a</w:t>
      </w:r>
    </w:p>
    <w:p w14:paraId="06B377BD" w14:textId="6992770D" w:rsidR="00BA64D4" w:rsidRPr="00BA64D4" w:rsidRDefault="00BA64D4" w:rsidP="00BA64D4">
      <w:pPr>
        <w:pStyle w:val="NoSpacing"/>
        <w:rPr>
          <w:b/>
          <w:bCs/>
        </w:rPr>
      </w:pPr>
      <w:r w:rsidRPr="00BA64D4">
        <w:rPr>
          <w:b/>
          <w:bCs/>
        </w:rPr>
        <w:t>underlay VRF</w:t>
      </w:r>
      <w:r w:rsidR="00D91690">
        <w:rPr>
          <w:b/>
          <w:bCs/>
        </w:rPr>
        <w:t xml:space="preserve"> router interface</w:t>
      </w:r>
      <w:r w:rsidRPr="00BA64D4">
        <w:rPr>
          <w:b/>
          <w:bCs/>
        </w:rPr>
        <w:t xml:space="preserve"> configuration</w:t>
      </w:r>
    </w:p>
    <w:p w14:paraId="4AFCD8C9" w14:textId="3C440FBA" w:rsidR="00D91690" w:rsidRDefault="00D91690" w:rsidP="00D91690">
      <w:pPr>
        <w:pStyle w:val="NoSpacing"/>
      </w:pPr>
      <w:r>
        <w:t>router interface rif_lb2 type loopback (new type SAI_ROUTER_INTERFACE_TYPE_LOOPBACK)</w:t>
      </w:r>
    </w:p>
    <w:p w14:paraId="65E35D5C" w14:textId="4785C172" w:rsidR="002F7E5D" w:rsidRDefault="002F7E5D" w:rsidP="002F7E5D">
      <w:pPr>
        <w:pStyle w:val="NoSpacing"/>
      </w:pPr>
      <w:r>
        <w:t>local ip route 2.2.2.3-&gt;rif_lb2</w:t>
      </w:r>
    </w:p>
    <w:p w14:paraId="4306CE9C" w14:textId="77777777" w:rsidR="00347FD3" w:rsidRDefault="00347FD3" w:rsidP="002F7E5D">
      <w:pPr>
        <w:pStyle w:val="NoSpacing"/>
      </w:pPr>
    </w:p>
    <w:p w14:paraId="3F70B3E2" w14:textId="0430F994" w:rsidR="002F7E5D" w:rsidRPr="002F7E5D" w:rsidRDefault="002F7E5D" w:rsidP="002F7E5D">
      <w:pPr>
        <w:pStyle w:val="NoSpacing"/>
        <w:rPr>
          <w:b/>
          <w:bCs/>
        </w:rPr>
      </w:pPr>
      <w:r w:rsidRPr="002F7E5D">
        <w:rPr>
          <w:b/>
          <w:bCs/>
        </w:rPr>
        <w:t>tunnel configuration :</w:t>
      </w:r>
    </w:p>
    <w:p w14:paraId="2662552B" w14:textId="33E04D91" w:rsidR="002F7E5D" w:rsidRDefault="002F7E5D" w:rsidP="002F7E5D">
      <w:pPr>
        <w:pStyle w:val="NoSpacing"/>
      </w:pPr>
      <w:r>
        <w:t xml:space="preserve">tunnel   </w:t>
      </w:r>
      <w:r w:rsidR="00210F40">
        <w:t>ipinip_obj</w:t>
      </w:r>
    </w:p>
    <w:p w14:paraId="02AE11E9" w14:textId="0A706BAD" w:rsidR="002F7E5D" w:rsidRDefault="002F7E5D" w:rsidP="002F7E5D">
      <w:pPr>
        <w:pStyle w:val="NoSpacing"/>
      </w:pPr>
      <w:ins w:id="1347" w:author="Matty Kadosh" w:date="2015-09-21T16:58:00Z">
        <w:r>
          <w:t xml:space="preserve">    </w:t>
        </w:r>
      </w:ins>
      <w:r>
        <w:tab/>
      </w:r>
      <w:ins w:id="1348" w:author="Matty Kadosh" w:date="2015-09-21T16:58:00Z">
        <w:r>
          <w:t>SAI_</w:t>
        </w:r>
      </w:ins>
      <w:ins w:id="1349" w:author="Matty Kadosh" w:date="2015-09-21T17:17:00Z">
        <w:r>
          <w:t>TUNNEL</w:t>
        </w:r>
      </w:ins>
      <w:ins w:id="1350" w:author="Matty Kadosh" w:date="2015-09-21T16:58:00Z">
        <w:r>
          <w:t>_ATTR_TYPE</w:t>
        </w:r>
      </w:ins>
      <w:r>
        <w:t xml:space="preserve"> = </w:t>
      </w:r>
      <w:ins w:id="1351" w:author="Matty Kadosh" w:date="2015-09-21T17:18:00Z">
        <w:r>
          <w:t>SAI</w:t>
        </w:r>
      </w:ins>
      <w:ins w:id="1352" w:author="Matty Kadosh" w:date="2015-09-21T17:19:00Z">
        <w:r>
          <w:t>_TUNNEL_IPINIP</w:t>
        </w:r>
      </w:ins>
    </w:p>
    <w:p w14:paraId="0514F9C5" w14:textId="61CB6A21" w:rsidR="002F7E5D" w:rsidRDefault="002F7E5D" w:rsidP="002F7E5D">
      <w:pPr>
        <w:pStyle w:val="NoSpacing"/>
        <w:ind w:firstLine="720"/>
      </w:pPr>
      <w:ins w:id="1353" w:author="Matty Kadosh" w:date="2015-09-21T17:24:00Z">
        <w:r>
          <w:t>SAI_TUNNEL_</w:t>
        </w:r>
      </w:ins>
      <w:ins w:id="1354" w:author="Matty Kadosh" w:date="2015-09-21T17:25:00Z">
        <w:r>
          <w:t>OVERLAY</w:t>
        </w:r>
      </w:ins>
      <w:ins w:id="1355" w:author="Matty Kadosh" w:date="2015-09-21T17:24:00Z">
        <w:r>
          <w:t>_INTERFACE</w:t>
        </w:r>
      </w:ins>
      <w:r>
        <w:t>=</w:t>
      </w:r>
      <w:r w:rsidRPr="002F7E5D">
        <w:t xml:space="preserve"> </w:t>
      </w:r>
      <w:r>
        <w:t xml:space="preserve">rif_lb1 </w:t>
      </w:r>
    </w:p>
    <w:p w14:paraId="02A5790C" w14:textId="0E9974CC" w:rsidR="002F7E5D" w:rsidRDefault="002F7E5D" w:rsidP="002F7E5D">
      <w:pPr>
        <w:pStyle w:val="NoSpacing"/>
        <w:ind w:firstLine="720"/>
      </w:pPr>
      <w:ins w:id="1356" w:author="Matty Kadosh" w:date="2015-09-21T17:23:00Z">
        <w:r>
          <w:t>SAI_TUNNEL_UNDERLAY</w:t>
        </w:r>
      </w:ins>
      <w:ins w:id="1357" w:author="Matty Kadosh" w:date="2015-09-21T17:24:00Z">
        <w:r>
          <w:t>_INTERFACE</w:t>
        </w:r>
      </w:ins>
      <w:r>
        <w:t>= rif_lb2</w:t>
      </w:r>
    </w:p>
    <w:p w14:paraId="63F1BB6E" w14:textId="2059A2B0" w:rsidR="002F7E5D" w:rsidRDefault="002F7E5D" w:rsidP="002F7E5D">
      <w:pPr>
        <w:pStyle w:val="NoSpacing"/>
        <w:ind w:firstLine="720"/>
      </w:pPr>
      <w:ins w:id="1358" w:author="Matty Kadosh" w:date="2015-09-21T18:12:00Z">
        <w:r>
          <w:t>SAI_TUNNEL_</w:t>
        </w:r>
      </w:ins>
      <w:ins w:id="1359" w:author="Matty Kadosh" w:date="2015-09-21T18:13:00Z">
        <w:r>
          <w:t>ENCAP</w:t>
        </w:r>
      </w:ins>
      <w:ins w:id="1360" w:author="Matty Kadosh" w:date="2015-09-21T18:12:00Z">
        <w:r>
          <w:t>_</w:t>
        </w:r>
      </w:ins>
      <w:ins w:id="1361" w:author="Matty Kadosh" w:date="2015-09-21T18:13:00Z">
        <w:r>
          <w:t>ATTR</w:t>
        </w:r>
      </w:ins>
      <w:r>
        <w:t>=</w:t>
      </w:r>
    </w:p>
    <w:p w14:paraId="58B7DB01" w14:textId="362EEC46" w:rsidR="002F7E5D" w:rsidRDefault="002F7E5D" w:rsidP="002F7E5D">
      <w:pPr>
        <w:pStyle w:val="NoSpacing"/>
        <w:ind w:firstLine="720"/>
      </w:pPr>
      <w:r>
        <w:t>{</w:t>
      </w:r>
    </w:p>
    <w:p w14:paraId="70CD4839" w14:textId="52C05ECB" w:rsidR="002F7E5D" w:rsidRDefault="002F7E5D" w:rsidP="002F7E5D">
      <w:pPr>
        <w:pStyle w:val="NoSpacing"/>
        <w:ind w:firstLine="720"/>
      </w:pPr>
      <w:r>
        <w:t xml:space="preserve"> </w:t>
      </w:r>
      <w:r>
        <w:tab/>
      </w:r>
      <w:ins w:id="1362" w:author="Matty Kadosh" w:date="2015-09-21T16:58:00Z">
        <w:r>
          <w:t>SAI_</w:t>
        </w:r>
      </w:ins>
      <w:ins w:id="1363" w:author="Matty Kadosh" w:date="2015-09-21T18:16:00Z">
        <w:r>
          <w:t>TUNNEL_IP_VER</w:t>
        </w:r>
      </w:ins>
      <w:r>
        <w:t>=ipv4</w:t>
      </w:r>
    </w:p>
    <w:p w14:paraId="7502D80F" w14:textId="3029DB2B" w:rsidR="002F7E5D" w:rsidRDefault="002F7E5D" w:rsidP="002F7E5D">
      <w:pPr>
        <w:pStyle w:val="NoSpacing"/>
        <w:ind w:left="720" w:firstLine="720"/>
      </w:pPr>
      <w:ins w:id="1364" w:author="Matty Kadosh" w:date="2015-09-21T18:24:00Z">
        <w:r>
          <w:t>SAI_TUNNEL_SRC_IP</w:t>
        </w:r>
      </w:ins>
      <w:r>
        <w:t>=2.2.2.3</w:t>
      </w:r>
    </w:p>
    <w:p w14:paraId="47959631" w14:textId="0DABB2EE" w:rsidR="00830D8C" w:rsidRDefault="00830D8C" w:rsidP="002F7E5D">
      <w:pPr>
        <w:pStyle w:val="NoSpacing"/>
        <w:ind w:left="720" w:firstLine="720"/>
      </w:pPr>
      <w:ins w:id="1365" w:author="Matty Kadosh" w:date="2015-09-21T18:27:00Z">
        <w:r>
          <w:t>SAI_TUNNEL_TTL_MODE</w:t>
        </w:r>
      </w:ins>
      <w:r>
        <w:t>=</w:t>
      </w:r>
      <w:r w:rsidRPr="00830D8C">
        <w:t xml:space="preserve"> </w:t>
      </w:r>
      <w:ins w:id="1366" w:author="Matty Kadosh" w:date="2015-09-21T18:28:00Z">
        <w:r>
          <w:t>SAI_TUNNEL_TTL_COPY_FROM_INNER</w:t>
        </w:r>
      </w:ins>
    </w:p>
    <w:p w14:paraId="71090AEF" w14:textId="379BAB7B" w:rsidR="00830D8C" w:rsidRDefault="00830D8C" w:rsidP="002F7E5D">
      <w:pPr>
        <w:pStyle w:val="NoSpacing"/>
        <w:ind w:left="720" w:firstLine="720"/>
      </w:pPr>
      <w:ins w:id="1367" w:author="Matty Kadosh" w:date="2015-09-21T18:34:00Z">
        <w:r>
          <w:t>SAI_TUNNEL_</w:t>
        </w:r>
      </w:ins>
      <w:ins w:id="1368" w:author="Matty Kadosh" w:date="2015-09-21T18:35:00Z">
        <w:r>
          <w:t>DSCP</w:t>
        </w:r>
      </w:ins>
      <w:ins w:id="1369" w:author="Matty Kadosh" w:date="2015-09-21T18:34:00Z">
        <w:r>
          <w:t>_MODE</w:t>
        </w:r>
      </w:ins>
      <w:r>
        <w:t xml:space="preserve">= </w:t>
      </w:r>
      <w:ins w:id="1370" w:author="Matty Kadosh" w:date="2015-09-21T18:28:00Z">
        <w:r>
          <w:t>SAI_TUNNEL_</w:t>
        </w:r>
      </w:ins>
      <w:r>
        <w:t>DSCP</w:t>
      </w:r>
      <w:ins w:id="1371" w:author="Matty Kadosh" w:date="2015-09-21T18:28:00Z">
        <w:r>
          <w:t>_COPY_FROM_INNER</w:t>
        </w:r>
      </w:ins>
    </w:p>
    <w:p w14:paraId="6A0E4DE5" w14:textId="467A4C7A" w:rsidR="00830D8C" w:rsidRDefault="00830D8C" w:rsidP="00830D8C">
      <w:pPr>
        <w:pStyle w:val="NoSpacing"/>
      </w:pPr>
      <w:r>
        <w:t xml:space="preserve">       }</w:t>
      </w:r>
    </w:p>
    <w:p w14:paraId="1A1C339B" w14:textId="275FFC5A" w:rsidR="00D91690" w:rsidRDefault="00830D8C" w:rsidP="00830D8C">
      <w:pPr>
        <w:pStyle w:val="NoSpacing"/>
        <w:ind w:firstLine="720"/>
      </w:pPr>
      <w:ins w:id="1372" w:author="Matty Kadosh" w:date="2015-09-21T18:13:00Z">
        <w:r>
          <w:t>SAI_TUNNEL_DECAP_ATTR</w:t>
        </w:r>
      </w:ins>
    </w:p>
    <w:p w14:paraId="2860C59D" w14:textId="7C30E5A4" w:rsidR="00830D8C" w:rsidRDefault="00830D8C" w:rsidP="00830D8C">
      <w:pPr>
        <w:pStyle w:val="NoSpacing"/>
        <w:ind w:firstLine="720"/>
      </w:pPr>
      <w:r>
        <w:t>{</w:t>
      </w:r>
    </w:p>
    <w:p w14:paraId="2389E55D" w14:textId="0C876EB4" w:rsidR="00830D8C" w:rsidRDefault="00830D8C" w:rsidP="00830D8C">
      <w:pPr>
        <w:pStyle w:val="NoSpacing"/>
        <w:ind w:left="720" w:firstLine="720"/>
      </w:pPr>
      <w:ins w:id="1373" w:author="Matty Kadosh" w:date="2015-09-21T19:06:00Z">
        <w:r>
          <w:t>SAI_TUNNEL_DECAP_SIP_CHECK</w:t>
        </w:r>
      </w:ins>
      <w:r>
        <w:t>=NON</w:t>
      </w:r>
    </w:p>
    <w:p w14:paraId="79CB6FA8" w14:textId="424E9D70" w:rsidR="00830D8C" w:rsidRDefault="00830D8C" w:rsidP="00830D8C">
      <w:pPr>
        <w:pStyle w:val="NoSpacing"/>
      </w:pPr>
      <w:r>
        <w:t xml:space="preserve">       }</w:t>
      </w:r>
    </w:p>
    <w:p w14:paraId="29F9EBE5" w14:textId="2D410C2D" w:rsidR="009645EF" w:rsidRDefault="009645EF" w:rsidP="009645EF">
      <w:pPr>
        <w:pStyle w:val="NoSpacing"/>
        <w:rPr>
          <w:b/>
          <w:bCs/>
        </w:rPr>
      </w:pPr>
      <w:r>
        <w:rPr>
          <w:b/>
          <w:bCs/>
        </w:rPr>
        <w:t xml:space="preserve">Tunnel table </w:t>
      </w:r>
      <w:r w:rsidRPr="002F7E5D">
        <w:rPr>
          <w:b/>
          <w:bCs/>
        </w:rPr>
        <w:t>configuration:</w:t>
      </w:r>
    </w:p>
    <w:p w14:paraId="4D5E16EC" w14:textId="77777777" w:rsidR="00272E7A" w:rsidRDefault="00272E7A" w:rsidP="009645EF">
      <w:pPr>
        <w:pStyle w:val="NoSpacing"/>
        <w:rPr>
          <w:b/>
          <w:bCs/>
        </w:rPr>
      </w:pPr>
    </w:p>
    <w:p w14:paraId="7545CD23" w14:textId="78405772" w:rsidR="00874411" w:rsidRDefault="00874411" w:rsidP="00874411">
      <w:pPr>
        <w:pStyle w:val="NoSpacing"/>
      </w:pPr>
      <w:r>
        <w:lastRenderedPageBreak/>
        <w:t xml:space="preserve">tunnel  table entry  ipinip_decap </w:t>
      </w:r>
    </w:p>
    <w:p w14:paraId="30B79DB4" w14:textId="6C621AC3" w:rsidR="00272E7A" w:rsidRDefault="00272E7A" w:rsidP="00272E7A">
      <w:pPr>
        <w:pStyle w:val="NoSpacing"/>
      </w:pPr>
      <w:r>
        <w:t xml:space="preserve">     </w:t>
      </w:r>
      <w:r>
        <w:t xml:space="preserve"> </w:t>
      </w:r>
      <w:ins w:id="1374" w:author="Matty Kadosh" w:date="2015-09-21T16:58:00Z">
        <w:r>
          <w:t>SAI_</w:t>
        </w:r>
      </w:ins>
      <w:ins w:id="1375" w:author="Matty Kadosh" w:date="2015-09-21T17:17:00Z">
        <w:r>
          <w:t>TUNNEL</w:t>
        </w:r>
      </w:ins>
      <w:ins w:id="1376" w:author="Matty Kadosh" w:date="2015-09-21T16:58:00Z">
        <w:r>
          <w:t>_</w:t>
        </w:r>
      </w:ins>
      <w:r>
        <w:t>ENTRY</w:t>
      </w:r>
      <w:ins w:id="1377" w:author="Matty Kadosh" w:date="2015-09-21T16:58:00Z">
        <w:r>
          <w:t>_TYPE</w:t>
        </w:r>
      </w:ins>
      <w:r>
        <w:t xml:space="preserve"> = </w:t>
      </w:r>
      <w:ins w:id="1378" w:author="Matty Kadosh" w:date="2015-09-21T17:18:00Z">
        <w:r>
          <w:t>SAI</w:t>
        </w:r>
      </w:ins>
      <w:ins w:id="1379" w:author="Matty Kadosh" w:date="2015-09-21T17:19:00Z">
        <w:r>
          <w:t>_TUNNEL_</w:t>
        </w:r>
      </w:ins>
      <w:r>
        <w:t>TABLE_ENTRY_P2P</w:t>
      </w:r>
      <w:r>
        <w:t>;</w:t>
      </w:r>
    </w:p>
    <w:p w14:paraId="1B476C79" w14:textId="17DA607F" w:rsidR="00874411" w:rsidRDefault="00874411" w:rsidP="00874411">
      <w:pPr>
        <w:pStyle w:val="NoSpacing"/>
      </w:pPr>
      <w:r>
        <w:t xml:space="preserve">      </w:t>
      </w:r>
      <w:ins w:id="1380" w:author="Matty Kadosh" w:date="2015-09-21T16:58:00Z">
        <w:r>
          <w:t>SAI_</w:t>
        </w:r>
      </w:ins>
      <w:ins w:id="1381" w:author="Matty Kadosh" w:date="2015-09-21T17:17:00Z">
        <w:r>
          <w:t>TUNNEL</w:t>
        </w:r>
      </w:ins>
      <w:ins w:id="1382" w:author="Matty Kadosh" w:date="2015-09-21T16:58:00Z">
        <w:r>
          <w:t>_</w:t>
        </w:r>
      </w:ins>
      <w:r>
        <w:t>ENTRY_FEILD</w:t>
      </w:r>
      <w:ins w:id="1383" w:author="Matty Kadosh" w:date="2015-09-21T16:58:00Z">
        <w:r>
          <w:t>_</w:t>
        </w:r>
      </w:ins>
      <w:r w:rsidR="00272E7A">
        <w:t>VR_ID=</w:t>
      </w:r>
      <w:r w:rsidR="00272E7A" w:rsidRPr="00272E7A">
        <w:t xml:space="preserve"> </w:t>
      </w:r>
      <w:r w:rsidR="00272E7A">
        <w:t>underlay VRF</w:t>
      </w:r>
    </w:p>
    <w:p w14:paraId="6D7C4EEA" w14:textId="5B56FDEB" w:rsidR="00874411" w:rsidRDefault="00874411" w:rsidP="00874411">
      <w:pPr>
        <w:pStyle w:val="NoSpacing"/>
      </w:pPr>
      <w:r>
        <w:t xml:space="preserve">      </w:t>
      </w:r>
      <w:ins w:id="1384" w:author="Matty Kadosh" w:date="2015-09-07T19:21:00Z">
        <w:r>
          <w:t>SAI_</w:t>
        </w:r>
      </w:ins>
      <w:r>
        <w:t>TUNNEL</w:t>
      </w:r>
      <w:ins w:id="1385" w:author="Matty Kadosh" w:date="2015-09-07T19:21:00Z">
        <w:r>
          <w:t>_</w:t>
        </w:r>
      </w:ins>
      <w:r>
        <w:t>ENTRY_</w:t>
      </w:r>
      <w:r>
        <w:rPr>
          <w:rFonts w:cs="Consolas"/>
          <w:color w:val="333333"/>
          <w:szCs w:val="18"/>
          <w:shd w:val="clear" w:color="auto" w:fill="FFFFFF"/>
        </w:rPr>
        <w:t>FIELD_</w:t>
      </w:r>
      <w:r>
        <w:t xml:space="preserve">DST_IP=2.2.2.3 ; </w:t>
      </w:r>
    </w:p>
    <w:p w14:paraId="50699DBA" w14:textId="61FDE8F0" w:rsidR="00874411" w:rsidRDefault="00874411" w:rsidP="00272E7A">
      <w:pPr>
        <w:pStyle w:val="NoSpacing"/>
      </w:pPr>
      <w:r>
        <w:t xml:space="preserve">      </w:t>
      </w:r>
      <w:ins w:id="1386" w:author="Matty Kadosh" w:date="2015-09-07T19:21:00Z">
        <w:r>
          <w:t>SAI_</w:t>
        </w:r>
      </w:ins>
      <w:r>
        <w:t>TUNNEL</w:t>
      </w:r>
      <w:ins w:id="1387" w:author="Matty Kadosh" w:date="2015-09-07T19:21:00Z">
        <w:r>
          <w:t>_</w:t>
        </w:r>
      </w:ins>
      <w:r>
        <w:t>ENTRY_</w:t>
      </w:r>
      <w:r>
        <w:rPr>
          <w:rFonts w:cs="Consolas"/>
          <w:color w:val="333333"/>
          <w:szCs w:val="18"/>
          <w:shd w:val="clear" w:color="auto" w:fill="FFFFFF"/>
        </w:rPr>
        <w:t>FIELD_</w:t>
      </w:r>
      <w:r w:rsidR="00272E7A">
        <w:t>SRC_IP=3.3.3.3 ;</w:t>
      </w:r>
    </w:p>
    <w:p w14:paraId="2CB2B445" w14:textId="470F958B" w:rsidR="00272E7A" w:rsidRDefault="00272E7A" w:rsidP="00272E7A">
      <w:pPr>
        <w:pStyle w:val="NoSpacing"/>
      </w:pPr>
      <w:r>
        <w:t xml:space="preserve">      </w:t>
      </w:r>
      <w:ins w:id="1388" w:author="Matty Kadosh" w:date="2015-09-07T19:21:00Z">
        <w:r>
          <w:t>SAI_</w:t>
        </w:r>
      </w:ins>
      <w:r>
        <w:t>TUNNEL</w:t>
      </w:r>
      <w:ins w:id="1389" w:author="Matty Kadosh" w:date="2015-09-07T19:21:00Z">
        <w:r>
          <w:t>_</w:t>
        </w:r>
      </w:ins>
      <w:r>
        <w:t>ENTRY_</w:t>
      </w:r>
      <w:r>
        <w:rPr>
          <w:rFonts w:cs="Consolas"/>
          <w:color w:val="333333"/>
          <w:szCs w:val="18"/>
          <w:shd w:val="clear" w:color="auto" w:fill="FFFFFF"/>
        </w:rPr>
        <w:t>FIELD_</w:t>
      </w:r>
      <w:r>
        <w:t>TUNNEL_TYPE</w:t>
      </w:r>
      <w:r>
        <w:t>=</w:t>
      </w:r>
      <w:r w:rsidRPr="00272E7A">
        <w:t xml:space="preserve"> </w:t>
      </w:r>
      <w:ins w:id="1390" w:author="Matty Kadosh" w:date="2015-09-21T17:18:00Z">
        <w:r>
          <w:t>SAI</w:t>
        </w:r>
      </w:ins>
      <w:ins w:id="1391" w:author="Matty Kadosh" w:date="2015-09-21T17:19:00Z">
        <w:r>
          <w:t>_TUNNEL_IPINI</w:t>
        </w:r>
      </w:ins>
      <w:r>
        <w:t>P</w:t>
      </w:r>
    </w:p>
    <w:p w14:paraId="130D969A" w14:textId="5E2BB225" w:rsidR="00272E7A" w:rsidRDefault="00272E7A" w:rsidP="00272E7A">
      <w:pPr>
        <w:pStyle w:val="NoSpacing"/>
      </w:pPr>
      <w:r>
        <w:t xml:space="preserve">      </w:t>
      </w:r>
      <w:ins w:id="1392" w:author="Matty Kadosh" w:date="2015-09-21T16:58:00Z">
        <w:r>
          <w:t>SAI_</w:t>
        </w:r>
      </w:ins>
      <w:ins w:id="1393" w:author="Matty Kadosh" w:date="2015-09-21T17:17:00Z">
        <w:r>
          <w:t>TUNNEL</w:t>
        </w:r>
      </w:ins>
      <w:ins w:id="1394" w:author="Matty Kadosh" w:date="2015-09-21T16:58:00Z">
        <w:r>
          <w:t>_</w:t>
        </w:r>
      </w:ins>
      <w:r>
        <w:t>ENTRY_ACTION</w:t>
      </w:r>
      <w:ins w:id="1395" w:author="Matty Kadosh" w:date="2015-09-21T16:58:00Z">
        <w:r>
          <w:t>_</w:t>
        </w:r>
      </w:ins>
      <w:r>
        <w:t>TUNNEL_ID</w:t>
      </w:r>
      <w:r>
        <w:t>= ipinip_obj</w:t>
      </w:r>
    </w:p>
    <w:p w14:paraId="0A26F18E" w14:textId="77777777" w:rsidR="00272E7A" w:rsidRDefault="00272E7A" w:rsidP="00874411">
      <w:pPr>
        <w:pStyle w:val="NoSpacing"/>
      </w:pPr>
    </w:p>
    <w:p w14:paraId="337CF78F" w14:textId="77777777" w:rsidR="009645EF" w:rsidRPr="002F7E5D" w:rsidRDefault="009645EF" w:rsidP="009645EF">
      <w:pPr>
        <w:pStyle w:val="NoSpacing"/>
        <w:rPr>
          <w:b/>
          <w:bCs/>
        </w:rPr>
      </w:pPr>
    </w:p>
    <w:p w14:paraId="7903A7E1" w14:textId="77777777" w:rsidR="009645EF" w:rsidRPr="00E40272" w:rsidRDefault="009645EF" w:rsidP="009645EF">
      <w:pPr>
        <w:pStyle w:val="NoSpacing"/>
        <w:rPr>
          <w:rFonts w:ascii="Helvetica" w:eastAsia="Times New Roman" w:hAnsi="Helvetica" w:cs="Helvetica"/>
          <w:color w:val="969896"/>
          <w:sz w:val="20"/>
          <w:szCs w:val="20"/>
          <w:lang w:bidi="he-IL"/>
        </w:rPr>
      </w:pPr>
      <w:r>
        <w:t xml:space="preserve">                               </w:t>
      </w:r>
    </w:p>
    <w:p w14:paraId="7651A4C3" w14:textId="19DDA5E4" w:rsidR="00210F40" w:rsidRPr="002F7E5D" w:rsidRDefault="00210F40" w:rsidP="00210F40">
      <w:pPr>
        <w:pStyle w:val="NoSpacing"/>
        <w:rPr>
          <w:b/>
          <w:bCs/>
        </w:rPr>
      </w:pPr>
      <w:r>
        <w:rPr>
          <w:b/>
          <w:bCs/>
        </w:rPr>
        <w:t>Next hop</w:t>
      </w:r>
      <w:r w:rsidRPr="002F7E5D">
        <w:rPr>
          <w:b/>
          <w:bCs/>
        </w:rPr>
        <w:t xml:space="preserve"> configuration :</w:t>
      </w:r>
    </w:p>
    <w:p w14:paraId="33E0FE3C" w14:textId="33F0F756" w:rsidR="00210F40" w:rsidRDefault="00210F40" w:rsidP="00210F40">
      <w:pPr>
        <w:pStyle w:val="NoSpacing"/>
      </w:pPr>
      <w:r>
        <w:t>Next hop    ipinip_encap</w:t>
      </w:r>
      <w:r w:rsidR="00347FD3">
        <w:t>_obj</w:t>
      </w:r>
    </w:p>
    <w:p w14:paraId="598611DF" w14:textId="77777777" w:rsidR="00210F40" w:rsidRDefault="00210F40" w:rsidP="00210F40">
      <w:pPr>
        <w:pStyle w:val="NoSpacing"/>
      </w:pPr>
      <w:r>
        <w:t>{</w:t>
      </w:r>
    </w:p>
    <w:p w14:paraId="07687C32" w14:textId="26163CCE" w:rsidR="00210F40" w:rsidRDefault="00210F40" w:rsidP="00210F40">
      <w:pPr>
        <w:pStyle w:val="NoSpacing"/>
      </w:pPr>
      <w:r>
        <w:t xml:space="preserve">    </w:t>
      </w:r>
      <w:r w:rsidRPr="00210F40">
        <w:t>SAI_NEXT_HOP_ATTR_TYPE</w:t>
      </w:r>
      <w:r>
        <w:t>=</w:t>
      </w:r>
      <w:r w:rsidRPr="00210F40">
        <w:t xml:space="preserve"> </w:t>
      </w:r>
      <w:ins w:id="1396" w:author="Matty Kadosh" w:date="2015-09-07T19:08:00Z">
        <w:r>
          <w:t>SAI_NEXT_HOP_</w:t>
        </w:r>
      </w:ins>
      <w:ins w:id="1397" w:author="Matty Kadosh" w:date="2015-09-07T19:09:00Z">
        <w:r>
          <w:t>TUNNEL_ENCAP</w:t>
        </w:r>
      </w:ins>
      <w:r>
        <w:t>(new type)</w:t>
      </w:r>
    </w:p>
    <w:p w14:paraId="19513B18" w14:textId="3A4AB714" w:rsidR="00210F40" w:rsidRDefault="00210F40" w:rsidP="00210F40">
      <w:pPr>
        <w:pStyle w:val="NoSpacing"/>
      </w:pPr>
      <w:r>
        <w:t xml:space="preserve">    </w:t>
      </w:r>
      <w:ins w:id="1398" w:author="Matty Kadosh" w:date="2015-09-07T19:18:00Z">
        <w:r>
          <w:t>SAI_NEXT_HOP_ATTR_TUNNEL_ID</w:t>
        </w:r>
      </w:ins>
      <w:r>
        <w:t>=</w:t>
      </w:r>
      <w:r w:rsidRPr="00210F40">
        <w:t xml:space="preserve"> </w:t>
      </w:r>
      <w:r>
        <w:t>ipinip_obj</w:t>
      </w:r>
    </w:p>
    <w:p w14:paraId="55C4BAA8" w14:textId="3100603C" w:rsidR="00210F40" w:rsidRDefault="00347FD3" w:rsidP="00347FD3">
      <w:pPr>
        <w:pStyle w:val="NoSpacing"/>
      </w:pPr>
      <w:r>
        <w:t xml:space="preserve">    </w:t>
      </w:r>
      <w:ins w:id="1399" w:author="Matty Kadosh" w:date="2015-09-07T19:21:00Z">
        <w:r w:rsidR="00210F40">
          <w:t>SAI_NEXT_HOP_ATTR_IP</w:t>
        </w:r>
      </w:ins>
      <w:r>
        <w:t>=3.3.3.3</w:t>
      </w:r>
    </w:p>
    <w:p w14:paraId="4E713805" w14:textId="77777777" w:rsidR="00210F40" w:rsidRDefault="00210F40" w:rsidP="00210F40">
      <w:pPr>
        <w:pStyle w:val="NoSpacing"/>
      </w:pPr>
      <w:r>
        <w:t>}</w:t>
      </w:r>
    </w:p>
    <w:p w14:paraId="1528083F" w14:textId="77777777" w:rsidR="00347FD3" w:rsidRDefault="00347FD3" w:rsidP="00210F40">
      <w:pPr>
        <w:pStyle w:val="NoSpacing"/>
      </w:pPr>
    </w:p>
    <w:p w14:paraId="3BD12889" w14:textId="77777777" w:rsidR="00347FD3" w:rsidRDefault="00347FD3" w:rsidP="00210F40">
      <w:pPr>
        <w:pStyle w:val="NoSpacing"/>
      </w:pPr>
    </w:p>
    <w:p w14:paraId="620CECD4" w14:textId="77777777" w:rsidR="00347FD3" w:rsidRDefault="00347FD3" w:rsidP="00210F40">
      <w:pPr>
        <w:pStyle w:val="NoSpacing"/>
      </w:pPr>
    </w:p>
    <w:p w14:paraId="0A59D8DB" w14:textId="77777777" w:rsidR="00210F40" w:rsidRDefault="00210F40" w:rsidP="00210F40">
      <w:pPr>
        <w:pStyle w:val="NoSpacing"/>
      </w:pPr>
    </w:p>
    <w:p w14:paraId="6F9B2B03" w14:textId="5FB68DAB" w:rsidR="00347FD3" w:rsidRPr="002F7E5D" w:rsidRDefault="00347FD3" w:rsidP="00347FD3">
      <w:pPr>
        <w:pStyle w:val="NoSpacing"/>
        <w:rPr>
          <w:b/>
          <w:bCs/>
        </w:rPr>
      </w:pPr>
      <w:r>
        <w:rPr>
          <w:b/>
          <w:bCs/>
        </w:rPr>
        <w:t xml:space="preserve">Route </w:t>
      </w:r>
      <w:r w:rsidRPr="002F7E5D">
        <w:rPr>
          <w:b/>
          <w:bCs/>
        </w:rPr>
        <w:t>configuration:</w:t>
      </w:r>
    </w:p>
    <w:p w14:paraId="1E95351E" w14:textId="55EC5F10" w:rsidR="00D91690" w:rsidRDefault="00D91690" w:rsidP="00D91690">
      <w:pPr>
        <w:pStyle w:val="NoSpacing"/>
      </w:pPr>
    </w:p>
    <w:p w14:paraId="51DF3017" w14:textId="77777777" w:rsidR="00347FD3" w:rsidRDefault="00347FD3" w:rsidP="00347FD3">
      <w:pPr>
        <w:pStyle w:val="NoSpacing"/>
        <w:rPr>
          <w:rFonts w:ascii="Helvetica" w:eastAsia="Times New Roman" w:hAnsi="Helvetica" w:cs="Helvetica"/>
          <w:color w:val="969896"/>
          <w:sz w:val="20"/>
          <w:szCs w:val="20"/>
          <w:lang w:bidi="he-IL"/>
        </w:rPr>
      </w:pPr>
      <w:r w:rsidRPr="00BA64D4">
        <w:rPr>
          <w:b/>
          <w:bCs/>
        </w:rPr>
        <w:t>overlay VRF</w:t>
      </w:r>
      <w:r>
        <w:rPr>
          <w:b/>
          <w:bCs/>
        </w:rPr>
        <w:t xml:space="preserve"> , 192.167.0.0/16 -&gt;</w:t>
      </w:r>
      <w:r w:rsidRPr="00347FD3">
        <w:t>{</w:t>
      </w:r>
      <w:r w:rsidRPr="00347FD3">
        <w:rPr>
          <w:rFonts w:ascii="Helvetica" w:eastAsia="Times New Roman" w:hAnsi="Helvetica" w:cs="Helvetica"/>
          <w:color w:val="333333"/>
          <w:sz w:val="20"/>
          <w:szCs w:val="20"/>
          <w:lang w:bidi="he-IL"/>
        </w:rPr>
        <w:t xml:space="preserve"> </w:t>
      </w:r>
      <w:r w:rsidRPr="00347FD3">
        <w:t>SAI_ROUTE_ATTR_PACKET_ACTION= FORWARD</w:t>
      </w:r>
      <w:r>
        <w:rPr>
          <w:rFonts w:ascii="Helvetica" w:eastAsia="Times New Roman" w:hAnsi="Helvetica" w:cs="Helvetica"/>
          <w:color w:val="969896"/>
          <w:sz w:val="20"/>
          <w:szCs w:val="20"/>
          <w:lang w:bidi="he-IL"/>
        </w:rPr>
        <w:t xml:space="preserve"> , </w:t>
      </w:r>
    </w:p>
    <w:p w14:paraId="5DFCF7F1" w14:textId="6072ECBD" w:rsidR="00347FD3" w:rsidRDefault="00347FD3" w:rsidP="00347FD3">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r>
        <w:t>ipinip_encap_obj</w:t>
      </w:r>
    </w:p>
    <w:p w14:paraId="3B977FBA" w14:textId="77CE5B53" w:rsidR="00347FD3" w:rsidRPr="00347FD3" w:rsidRDefault="00347FD3" w:rsidP="00347FD3">
      <w:pPr>
        <w:pStyle w:val="NoSpacing"/>
        <w:rPr>
          <w:rFonts w:ascii="Helvetica" w:eastAsia="Times New Roman" w:hAnsi="Helvetica" w:cs="Helvetica"/>
          <w:color w:val="969896"/>
          <w:sz w:val="20"/>
          <w:szCs w:val="20"/>
          <w:lang w:bidi="he-IL"/>
        </w:rPr>
      </w:pPr>
      <w:r>
        <w:t xml:space="preserve">                               }</w:t>
      </w:r>
    </w:p>
    <w:p w14:paraId="5D2392D8" w14:textId="7C23BBAD" w:rsidR="00D91690" w:rsidRPr="00E40272" w:rsidRDefault="00347FD3" w:rsidP="00E40272">
      <w:pPr>
        <w:pStyle w:val="NoSpacing"/>
        <w:rPr>
          <w:rFonts w:ascii="Helvetica" w:eastAsia="Times New Roman" w:hAnsi="Helvetica" w:cs="Helvetica"/>
          <w:color w:val="969896"/>
          <w:sz w:val="20"/>
          <w:szCs w:val="20"/>
          <w:lang w:bidi="he-IL"/>
        </w:rPr>
      </w:pPr>
      <w:r>
        <w:t xml:space="preserve">                               </w:t>
      </w:r>
    </w:p>
    <w:p w14:paraId="7F37FABB" w14:textId="0FD1BDC7" w:rsidR="0057446F" w:rsidRDefault="0057446F" w:rsidP="001053E1">
      <w:pPr>
        <w:pStyle w:val="NoSpacing"/>
      </w:pPr>
    </w:p>
    <w:p w14:paraId="0FB3CFCF" w14:textId="6CE1A0A7" w:rsidR="004850CD" w:rsidRPr="004850CD" w:rsidRDefault="00E40272" w:rsidP="004850CD">
      <w:pPr>
        <w:pStyle w:val="Heading2"/>
        <w:rPr>
          <w:ins w:id="1400" w:author="Matty Kadosh" w:date="2015-09-07T12:04:00Z"/>
        </w:rPr>
      </w:pPr>
      <w:bookmarkStart w:id="1401" w:name="_Toc438058054"/>
      <w:ins w:id="1402" w:author="Matty Kadosh" w:date="2015-09-07T12:04:00Z">
        <w:r>
          <w:t>VXlan</w:t>
        </w:r>
        <w:bookmarkEnd w:id="1401"/>
      </w:ins>
    </w:p>
    <w:p w14:paraId="657ED920" w14:textId="77777777" w:rsidR="00E40272" w:rsidRDefault="00E40272">
      <w:pPr>
        <w:pPrChange w:id="1403" w:author="Matty Kadosh" w:date="2015-09-07T12:04:00Z">
          <w:pPr>
            <w:pStyle w:val="Heading2"/>
          </w:pPr>
        </w:pPrChange>
      </w:pPr>
      <w:ins w:id="1404" w:author="Matty Kadosh" w:date="2015-10-13T19:02:00Z">
        <w:r>
          <w:t xml:space="preserve">Setup overview  </w:t>
        </w:r>
      </w:ins>
    </w:p>
    <w:p w14:paraId="4E5C8D45" w14:textId="77777777" w:rsidR="00E40272" w:rsidRDefault="00E40272" w:rsidP="00E40272">
      <w:r>
        <w:t>Overlay (virtual) network: Three tenants VA, VB, VC each tenants confine two l2 domain ( Vlans )</w:t>
      </w:r>
    </w:p>
    <w:p w14:paraId="4FA47871" w14:textId="362DB9B4" w:rsidR="00E40272" w:rsidRDefault="00E40272" w:rsidP="00E40272">
      <w:r>
        <w:t xml:space="preserve">VA = </w:t>
      </w:r>
      <w:r w:rsidR="006D31A4">
        <w:t xml:space="preserve">VNI 2(map to vlan 2),VNI </w:t>
      </w:r>
      <w:r>
        <w:t xml:space="preserve">3 </w:t>
      </w:r>
      <w:r w:rsidR="006D31A4">
        <w:t>(map to vlan 3)</w:t>
      </w:r>
      <w:r>
        <w:t xml:space="preserve">  </w:t>
      </w:r>
    </w:p>
    <w:p w14:paraId="73AD61DC" w14:textId="77777777" w:rsidR="00E40272" w:rsidRDefault="00E40272" w:rsidP="00E40272">
      <w:r>
        <w:t>Vlan 2 ip subnet = 192.168.0.0/16</w:t>
      </w:r>
    </w:p>
    <w:p w14:paraId="5D903AD1" w14:textId="77777777" w:rsidR="00E40272" w:rsidRDefault="00E40272" w:rsidP="00E40272">
      <w:r>
        <w:t>Vlan 3 ip subnet = 192.167.0.0/16</w:t>
      </w:r>
    </w:p>
    <w:p w14:paraId="012D548C" w14:textId="5B6DBBF4" w:rsidR="00E40272" w:rsidRDefault="006D31A4" w:rsidP="006D31A4">
      <w:r>
        <w:t xml:space="preserve">VB = VNI 4(map to vlan 4),VNI 5 (map to vlan 5)  </w:t>
      </w:r>
    </w:p>
    <w:p w14:paraId="4311328F" w14:textId="77777777" w:rsidR="00E40272" w:rsidRDefault="00E40272" w:rsidP="00E40272">
      <w:r>
        <w:t>Vlan 4 ip subnet = 192.168.0.0/16</w:t>
      </w:r>
    </w:p>
    <w:p w14:paraId="05CD7E88" w14:textId="77777777" w:rsidR="00E40272" w:rsidRDefault="00E40272" w:rsidP="00E40272">
      <w:r>
        <w:t>Vlan 5 ip subnet = 192.167.0.0/16</w:t>
      </w:r>
    </w:p>
    <w:p w14:paraId="377BD989" w14:textId="5737C734" w:rsidR="00E40272" w:rsidRDefault="006D31A4" w:rsidP="00E40272">
      <w:r>
        <w:t xml:space="preserve">VC = VNI 400(map to vlan 6),VNI 500 (map to vlan 7)  </w:t>
      </w:r>
    </w:p>
    <w:p w14:paraId="2555241A" w14:textId="77777777" w:rsidR="00E40272" w:rsidRDefault="00E40272" w:rsidP="00E40272">
      <w:r>
        <w:t>Vlan 6 ip subnet = 192.168.0.0/16</w:t>
      </w:r>
    </w:p>
    <w:p w14:paraId="4E56D049" w14:textId="77777777" w:rsidR="00E40272" w:rsidRDefault="00E40272" w:rsidP="00E40272">
      <w:r>
        <w:lastRenderedPageBreak/>
        <w:t>Vlan 2 ip subnet = 192.166.0.0/16</w:t>
      </w:r>
    </w:p>
    <w:p w14:paraId="73816E5D" w14:textId="77777777" w:rsidR="00E40272" w:rsidRDefault="00E40272" w:rsidP="00E40272">
      <w:r>
        <w:t>(Since SAI doesn’t support defining of bridging domain we assume bridging domain -== vlan id -&gt;</w:t>
      </w:r>
      <w:r w:rsidRPr="008C1B5A">
        <w:t xml:space="preserve"> </w:t>
      </w:r>
      <w:r>
        <w:t xml:space="preserve">tenants can’t share Vlan  </w:t>
      </w:r>
    </w:p>
    <w:p w14:paraId="4773CA90" w14:textId="77777777" w:rsidR="00E40272" w:rsidRDefault="00E40272" w:rsidP="00E40272">
      <w:r>
        <w:t>Underlay (physical) network:</w:t>
      </w:r>
    </w:p>
    <w:p w14:paraId="402EDBFE" w14:textId="77777777" w:rsidR="00E40272" w:rsidRDefault="00E40272" w:rsidP="00E40272">
      <w:r>
        <w:t xml:space="preserve">The virtual network is spared across three phy location connected via l3 network </w:t>
      </w:r>
    </w:p>
    <w:p w14:paraId="60BA6568" w14:textId="77777777" w:rsidR="00E40272" w:rsidRDefault="00E40272" w:rsidP="00E40272">
      <w:r>
        <w:t xml:space="preserve">Two are PC base hypervisor the gust Overlay (virtual) network is running on the VM on those hosts </w:t>
      </w:r>
    </w:p>
    <w:p w14:paraId="69D12138" w14:textId="77777777" w:rsidR="00E40272" w:rsidRDefault="00E40272" w:rsidP="00E40272">
      <w:r>
        <w:t xml:space="preserve">The third location is bare metal hosts connect to a switch with VTEP endpoint </w:t>
      </w:r>
    </w:p>
    <w:p w14:paraId="16F44467" w14:textId="77777777" w:rsidR="00E40272" w:rsidRDefault="00E40272" w:rsidP="00E40272">
      <w:r>
        <w:t xml:space="preserve">The network is described in the diagram below; </w:t>
      </w:r>
    </w:p>
    <w:p w14:paraId="33F0DBD7" w14:textId="77777777" w:rsidR="00E40272" w:rsidRDefault="00E40272" w:rsidP="00E40272"/>
    <w:p w14:paraId="3A2E9854" w14:textId="77777777" w:rsidR="00E40272" w:rsidRDefault="00E40272" w:rsidP="00E40272">
      <w:r>
        <w:t xml:space="preserve"> </w:t>
      </w:r>
    </w:p>
    <w:p w14:paraId="2896A476" w14:textId="77777777" w:rsidR="00E40272" w:rsidRDefault="00E40272" w:rsidP="00E40272">
      <w:pPr>
        <w:rPr>
          <w:ins w:id="1405" w:author="Matty Kadosh" w:date="2015-10-13T19:02:00Z"/>
        </w:rPr>
      </w:pPr>
    </w:p>
    <w:p w14:paraId="36300375" w14:textId="77777777" w:rsidR="00E40272" w:rsidRPr="007449B0" w:rsidRDefault="00E40272">
      <w:pPr>
        <w:rPr>
          <w:ins w:id="1406" w:author="Matty Kadosh" w:date="2015-09-07T12:04:00Z"/>
        </w:rPr>
        <w:pPrChange w:id="1407" w:author="Matty Kadosh" w:date="2015-09-07T12:04:00Z">
          <w:pPr>
            <w:pStyle w:val="Heading2"/>
          </w:pPr>
        </w:pPrChange>
      </w:pPr>
    </w:p>
    <w:p w14:paraId="6B016902" w14:textId="77777777" w:rsidR="00E40272" w:rsidRDefault="00E40272">
      <w:pPr>
        <w:pPrChange w:id="1408" w:author="Matty Kadosh" w:date="2015-09-07T12:04:00Z">
          <w:pPr>
            <w:pStyle w:val="Heading2"/>
          </w:pPr>
        </w:pPrChange>
      </w:pPr>
      <w:ins w:id="1409" w:author="Matty Kadosh" w:date="2015-10-13T19:02:00Z">
        <w:r>
          <w:object w:dxaOrig="24780" w:dyaOrig="14071" w14:anchorId="3CD73C60">
            <v:shape id="_x0000_i1025" type="#_x0000_t75" style="width:490.5pt;height:279pt" o:ole="">
              <v:imagedata r:id="rId44" o:title=""/>
            </v:shape>
            <o:OLEObject Type="Embed" ProgID="Visio.Drawing.15" ShapeID="_x0000_i1025" DrawAspect="Content" ObjectID="_1511800284" r:id="rId45"/>
          </w:object>
        </w:r>
      </w:ins>
    </w:p>
    <w:p w14:paraId="5B440702" w14:textId="77777777" w:rsidR="00406CC1" w:rsidRDefault="00406CC1" w:rsidP="00406CC1"/>
    <w:p w14:paraId="5BCDB157" w14:textId="77777777" w:rsidR="00406CC1" w:rsidRDefault="00406CC1" w:rsidP="00406CC1"/>
    <w:p w14:paraId="7D1939BB" w14:textId="77777777" w:rsidR="00406CC1" w:rsidRDefault="00406CC1" w:rsidP="00406CC1"/>
    <w:p w14:paraId="4BC8C70D" w14:textId="77777777" w:rsidR="00406CC1" w:rsidRDefault="00406CC1" w:rsidP="00406CC1"/>
    <w:p w14:paraId="70890AF9" w14:textId="77777777" w:rsidR="00406CC1" w:rsidRDefault="00406CC1" w:rsidP="00406CC1"/>
    <w:p w14:paraId="5476D6B6" w14:textId="77777777" w:rsidR="00406CC1" w:rsidRDefault="00406CC1" w:rsidP="00406CC1"/>
    <w:p w14:paraId="6E17DF74" w14:textId="77777777" w:rsidR="00406CC1" w:rsidRDefault="00406CC1" w:rsidP="00406CC1"/>
    <w:p w14:paraId="24E44F17" w14:textId="77777777" w:rsidR="00406CC1" w:rsidRDefault="00406CC1" w:rsidP="00406CC1"/>
    <w:p w14:paraId="65BAF933" w14:textId="77777777" w:rsidR="00406CC1" w:rsidRDefault="00406CC1" w:rsidP="00406CC1"/>
    <w:p w14:paraId="50F6FD2E" w14:textId="77777777" w:rsidR="00406CC1" w:rsidRDefault="00406CC1" w:rsidP="00406CC1"/>
    <w:p w14:paraId="2E5BBDE1" w14:textId="77777777" w:rsidR="00406CC1" w:rsidRDefault="00406CC1" w:rsidP="00406CC1"/>
    <w:p w14:paraId="1090375C" w14:textId="77777777" w:rsidR="00406CC1" w:rsidRDefault="00406CC1" w:rsidP="00406CC1"/>
    <w:p w14:paraId="07A87701" w14:textId="77777777" w:rsidR="00406CC1" w:rsidRDefault="00406CC1" w:rsidP="00406CC1"/>
    <w:p w14:paraId="64EA05C7" w14:textId="77777777" w:rsidR="00406CC1" w:rsidRDefault="00406CC1" w:rsidP="00406CC1"/>
    <w:p w14:paraId="00EC87C7" w14:textId="77777777" w:rsidR="00406CC1" w:rsidRPr="007038C3" w:rsidRDefault="00406CC1" w:rsidP="00406CC1">
      <w:pPr>
        <w:rPr>
          <w:ins w:id="1410" w:author="Matty Kadosh" w:date="2015-09-07T12:04:00Z"/>
        </w:rPr>
      </w:pPr>
    </w:p>
    <w:p w14:paraId="302652D6" w14:textId="77777777" w:rsidR="00E40272" w:rsidRDefault="00E40272">
      <w:pPr>
        <w:pPrChange w:id="1411" w:author="Matty Kadosh" w:date="2015-09-07T12:04:00Z">
          <w:pPr>
            <w:pStyle w:val="Heading2"/>
          </w:pPr>
        </w:pPrChange>
      </w:pPr>
      <w:r>
        <w:t xml:space="preserve">Zoom in to device A network </w:t>
      </w:r>
    </w:p>
    <w:p w14:paraId="49449ECE" w14:textId="64CFEE67" w:rsidR="00E40272" w:rsidRDefault="00E40272" w:rsidP="00E40272">
      <w:ins w:id="1412" w:author="Matty Kadosh" w:date="2015-10-13T19:02:00Z">
        <w:r>
          <w:t xml:space="preserve"> </w:t>
        </w:r>
      </w:ins>
      <w:ins w:id="1413" w:author="Matty Kadosh" w:date="2015-10-13T19:02:00Z">
        <w:r w:rsidR="001B4287">
          <w:object w:dxaOrig="17227" w:dyaOrig="12375" w14:anchorId="28340438">
            <v:shape id="_x0000_i1026" type="#_x0000_t75" style="width:477pt;height:342pt" o:ole="">
              <v:imagedata r:id="rId46" o:title=""/>
            </v:shape>
            <o:OLEObject Type="Embed" ProgID="Visio.Drawing.15" ShapeID="_x0000_i1026" DrawAspect="Content" ObjectID="_1511800285" r:id="rId47"/>
          </w:object>
        </w:r>
      </w:ins>
    </w:p>
    <w:p w14:paraId="688D0E1D" w14:textId="77777777" w:rsidR="00E40272" w:rsidRPr="008F13F1" w:rsidRDefault="00E40272">
      <w:pPr>
        <w:rPr>
          <w:ins w:id="1414" w:author="Matty Kadosh" w:date="2015-09-06T13:35:00Z"/>
          <w:rPrChange w:id="1415" w:author="Matty Kadosh" w:date="2015-09-07T12:01:00Z">
            <w:rPr>
              <w:ins w:id="1416" w:author="Matty Kadosh" w:date="2015-09-06T13:35:00Z"/>
              <w:lang w:bidi="he-IL"/>
            </w:rPr>
          </w:rPrChange>
        </w:rPr>
        <w:pPrChange w:id="1417" w:author="Matty Kadosh" w:date="2015-09-07T12:01:00Z">
          <w:pPr>
            <w:pStyle w:val="Heading3"/>
          </w:pPr>
        </w:pPrChange>
      </w:pPr>
    </w:p>
    <w:p w14:paraId="0663611B" w14:textId="77777777" w:rsidR="00E40272" w:rsidRDefault="00E40272" w:rsidP="00E40272">
      <w:pPr>
        <w:pStyle w:val="NoSpacing"/>
        <w:rPr>
          <w:b/>
          <w:bCs/>
          <w:sz w:val="28"/>
          <w:szCs w:val="28"/>
        </w:rPr>
      </w:pPr>
      <w:r w:rsidRPr="00347FD3">
        <w:rPr>
          <w:b/>
          <w:bCs/>
          <w:sz w:val="28"/>
          <w:szCs w:val="28"/>
        </w:rPr>
        <w:t xml:space="preserve">device A configuration </w:t>
      </w:r>
    </w:p>
    <w:p w14:paraId="2D90F1DF" w14:textId="77777777" w:rsidR="00E40272" w:rsidRPr="00347FD3" w:rsidRDefault="00E40272" w:rsidP="00E40272">
      <w:pPr>
        <w:pStyle w:val="NoSpacing"/>
        <w:rPr>
          <w:b/>
          <w:bCs/>
          <w:sz w:val="28"/>
          <w:szCs w:val="28"/>
        </w:rPr>
      </w:pPr>
    </w:p>
    <w:p w14:paraId="0F6BD4E3" w14:textId="77777777" w:rsidR="00406CC1" w:rsidRDefault="00406CC1" w:rsidP="00E40272">
      <w:pPr>
        <w:pStyle w:val="NoSpacing"/>
      </w:pPr>
      <w:r>
        <w:t>4</w:t>
      </w:r>
      <w:r w:rsidR="00E40272">
        <w:t xml:space="preserve"> </w:t>
      </w:r>
      <w:r w:rsidR="00E40272" w:rsidRPr="00B27D98">
        <w:t>virtual_router</w:t>
      </w:r>
      <w:r>
        <w:t xml:space="preserve"> </w:t>
      </w:r>
    </w:p>
    <w:p w14:paraId="10697ED6" w14:textId="77777777" w:rsidR="00406CC1" w:rsidRDefault="00E40272" w:rsidP="00E40272">
      <w:pPr>
        <w:pStyle w:val="NoSpacing"/>
      </w:pPr>
      <w:r>
        <w:t xml:space="preserve">  underlay VRF, </w:t>
      </w:r>
    </w:p>
    <w:p w14:paraId="2C9BC02B" w14:textId="31525F01" w:rsidR="00E40272" w:rsidRDefault="00406CC1" w:rsidP="00E40272">
      <w:pPr>
        <w:pStyle w:val="NoSpacing"/>
      </w:pPr>
      <w:r>
        <w:t xml:space="preserve">  </w:t>
      </w:r>
      <w:r w:rsidR="00E40272">
        <w:t xml:space="preserve">overlay VRF </w:t>
      </w:r>
      <w:r>
        <w:t xml:space="preserve">for tenant VA_VRF </w:t>
      </w:r>
    </w:p>
    <w:p w14:paraId="05ECF4B3" w14:textId="40136528" w:rsidR="00406CC1" w:rsidRDefault="00406CC1" w:rsidP="00E40272">
      <w:pPr>
        <w:pStyle w:val="NoSpacing"/>
      </w:pPr>
      <w:r>
        <w:t xml:space="preserve">  overlay VRF for tenant VB_VRF</w:t>
      </w:r>
    </w:p>
    <w:p w14:paraId="7ABA5B15" w14:textId="431C876C" w:rsidR="00406CC1" w:rsidRDefault="00406CC1" w:rsidP="00E40272">
      <w:pPr>
        <w:pStyle w:val="NoSpacing"/>
      </w:pPr>
      <w:r>
        <w:t xml:space="preserve">  overlay VRF for tenant VC_VRF</w:t>
      </w:r>
    </w:p>
    <w:p w14:paraId="6E280863" w14:textId="3884168C" w:rsidR="00E40272" w:rsidRPr="00BA64D4" w:rsidRDefault="00E40272" w:rsidP="00E40272">
      <w:pPr>
        <w:pStyle w:val="NoSpacing"/>
        <w:rPr>
          <w:b/>
          <w:bCs/>
        </w:rPr>
      </w:pPr>
      <w:r w:rsidRPr="00BA64D4">
        <w:rPr>
          <w:b/>
          <w:bCs/>
        </w:rPr>
        <w:t>overlay VRF</w:t>
      </w:r>
      <w:r w:rsidR="00406CC1">
        <w:rPr>
          <w:b/>
          <w:bCs/>
        </w:rPr>
        <w:t>_VA</w:t>
      </w:r>
      <w:r w:rsidRPr="00BA64D4">
        <w:rPr>
          <w:b/>
          <w:bCs/>
        </w:rPr>
        <w:t xml:space="preserve"> </w:t>
      </w:r>
      <w:r>
        <w:rPr>
          <w:b/>
          <w:bCs/>
        </w:rPr>
        <w:t xml:space="preserve">router interface </w:t>
      </w:r>
      <w:r w:rsidRPr="00BA64D4">
        <w:rPr>
          <w:b/>
          <w:bCs/>
        </w:rPr>
        <w:t>configuration</w:t>
      </w:r>
    </w:p>
    <w:p w14:paraId="10D6A4D8" w14:textId="58A553EA" w:rsidR="00E40272" w:rsidRDefault="00406CC1" w:rsidP="00E40272">
      <w:pPr>
        <w:pStyle w:val="NoSpacing"/>
      </w:pPr>
      <w:r>
        <w:t>router interface rif_va_1 type vlan , vlan 2</w:t>
      </w:r>
    </w:p>
    <w:p w14:paraId="58192B77" w14:textId="687C41C4" w:rsidR="00406CC1" w:rsidRDefault="00406CC1" w:rsidP="00406CC1">
      <w:pPr>
        <w:pStyle w:val="NoSpacing"/>
      </w:pPr>
      <w:r>
        <w:t>router interface rif_va_2 type vlan , vlan 3</w:t>
      </w:r>
    </w:p>
    <w:p w14:paraId="38F5AC76" w14:textId="584B6EF6" w:rsidR="00E40272" w:rsidRDefault="00E40272" w:rsidP="00E40272">
      <w:pPr>
        <w:pStyle w:val="NoSpacing"/>
      </w:pPr>
      <w:r>
        <w:t>local n</w:t>
      </w:r>
      <w:r w:rsidR="00406CC1">
        <w:t>etwork  route 192.168.0.0/16-&gt;</w:t>
      </w:r>
      <w:r w:rsidR="00406CC1" w:rsidRPr="00406CC1">
        <w:t xml:space="preserve"> </w:t>
      </w:r>
      <w:r w:rsidR="00406CC1">
        <w:t>rif_va_1</w:t>
      </w:r>
    </w:p>
    <w:p w14:paraId="424A6447" w14:textId="60ECA76F" w:rsidR="00406CC1" w:rsidRDefault="00406CC1" w:rsidP="00406CC1">
      <w:pPr>
        <w:pStyle w:val="NoSpacing"/>
      </w:pPr>
      <w:r>
        <w:t>local network  route 192.167.0.0/16-&gt;</w:t>
      </w:r>
      <w:r w:rsidRPr="00406CC1">
        <w:t xml:space="preserve"> </w:t>
      </w:r>
      <w:r>
        <w:t>rif_va_2</w:t>
      </w:r>
    </w:p>
    <w:p w14:paraId="205DF6FF" w14:textId="10C16865" w:rsidR="00406CC1" w:rsidRPr="00BA64D4" w:rsidRDefault="00406CC1" w:rsidP="00406CC1">
      <w:pPr>
        <w:pStyle w:val="NoSpacing"/>
        <w:rPr>
          <w:b/>
          <w:bCs/>
        </w:rPr>
      </w:pPr>
      <w:r w:rsidRPr="00BA64D4">
        <w:rPr>
          <w:b/>
          <w:bCs/>
        </w:rPr>
        <w:t>overlay VRF</w:t>
      </w:r>
      <w:r>
        <w:rPr>
          <w:b/>
          <w:bCs/>
        </w:rPr>
        <w:t>_VB</w:t>
      </w:r>
      <w:r w:rsidRPr="00BA64D4">
        <w:rPr>
          <w:b/>
          <w:bCs/>
        </w:rPr>
        <w:t xml:space="preserve"> </w:t>
      </w:r>
      <w:r>
        <w:rPr>
          <w:b/>
          <w:bCs/>
        </w:rPr>
        <w:t xml:space="preserve">router interface </w:t>
      </w:r>
      <w:r w:rsidRPr="00BA64D4">
        <w:rPr>
          <w:b/>
          <w:bCs/>
        </w:rPr>
        <w:t>configuration</w:t>
      </w:r>
    </w:p>
    <w:p w14:paraId="4FD95094" w14:textId="63BFB2B4" w:rsidR="00406CC1" w:rsidRDefault="00406CC1" w:rsidP="00406CC1">
      <w:pPr>
        <w:pStyle w:val="NoSpacing"/>
      </w:pPr>
      <w:r>
        <w:t>router interface rif_vb_1 type vlan , vlan 4</w:t>
      </w:r>
    </w:p>
    <w:p w14:paraId="5EF52397" w14:textId="0AE56E6A" w:rsidR="00406CC1" w:rsidRDefault="00406CC1" w:rsidP="00406CC1">
      <w:pPr>
        <w:pStyle w:val="NoSpacing"/>
      </w:pPr>
      <w:r>
        <w:t>router interface rif_vb_2 type vlan , vlan 5</w:t>
      </w:r>
    </w:p>
    <w:p w14:paraId="7D635249" w14:textId="71E045E2" w:rsidR="00406CC1" w:rsidRDefault="00406CC1" w:rsidP="00406CC1">
      <w:pPr>
        <w:pStyle w:val="NoSpacing"/>
      </w:pPr>
      <w:r>
        <w:t>local network  route 192.168.0.0/16-&gt;</w:t>
      </w:r>
      <w:r w:rsidRPr="00406CC1">
        <w:t xml:space="preserve"> </w:t>
      </w:r>
      <w:r>
        <w:t>rif_vb_1</w:t>
      </w:r>
    </w:p>
    <w:p w14:paraId="6658B314" w14:textId="43E5D2E8" w:rsidR="00406CC1" w:rsidRDefault="00406CC1" w:rsidP="00406CC1">
      <w:pPr>
        <w:pStyle w:val="NoSpacing"/>
      </w:pPr>
      <w:r>
        <w:t>local network  route 192.167.0.0/16-&gt;</w:t>
      </w:r>
      <w:r w:rsidRPr="00406CC1">
        <w:t xml:space="preserve"> </w:t>
      </w:r>
      <w:r>
        <w:t>rif_vb_2</w:t>
      </w:r>
    </w:p>
    <w:p w14:paraId="73DAEA24" w14:textId="16A89EBC" w:rsidR="00406CC1" w:rsidRPr="00BA64D4" w:rsidRDefault="00406CC1" w:rsidP="00406CC1">
      <w:pPr>
        <w:pStyle w:val="NoSpacing"/>
        <w:rPr>
          <w:b/>
          <w:bCs/>
        </w:rPr>
      </w:pPr>
      <w:r w:rsidRPr="00BA64D4">
        <w:rPr>
          <w:b/>
          <w:bCs/>
        </w:rPr>
        <w:t>overlay VRF</w:t>
      </w:r>
      <w:r>
        <w:rPr>
          <w:b/>
          <w:bCs/>
        </w:rPr>
        <w:t>_VC</w:t>
      </w:r>
      <w:r w:rsidRPr="00BA64D4">
        <w:rPr>
          <w:b/>
          <w:bCs/>
        </w:rPr>
        <w:t xml:space="preserve"> </w:t>
      </w:r>
      <w:r>
        <w:rPr>
          <w:b/>
          <w:bCs/>
        </w:rPr>
        <w:t xml:space="preserve">router interface </w:t>
      </w:r>
      <w:r w:rsidRPr="00BA64D4">
        <w:rPr>
          <w:b/>
          <w:bCs/>
        </w:rPr>
        <w:t>configuration</w:t>
      </w:r>
    </w:p>
    <w:p w14:paraId="30556C27" w14:textId="33B74823" w:rsidR="00406CC1" w:rsidRDefault="00406CC1" w:rsidP="00406CC1">
      <w:pPr>
        <w:pStyle w:val="NoSpacing"/>
      </w:pPr>
      <w:r>
        <w:t>router interface rif_va_1 type vlan , vlan 5</w:t>
      </w:r>
    </w:p>
    <w:p w14:paraId="5822DE6C" w14:textId="4120F29B" w:rsidR="00406CC1" w:rsidRDefault="00406CC1" w:rsidP="00406CC1">
      <w:pPr>
        <w:pStyle w:val="NoSpacing"/>
      </w:pPr>
      <w:r>
        <w:t>router interface rif_va_2 type vlan , vlan 6</w:t>
      </w:r>
    </w:p>
    <w:p w14:paraId="4CBBAF4C" w14:textId="412E3E6C" w:rsidR="00406CC1" w:rsidRDefault="00406CC1" w:rsidP="00406CC1">
      <w:pPr>
        <w:pStyle w:val="NoSpacing"/>
      </w:pPr>
      <w:r>
        <w:t>local network  route 192.168.0.0/16-&gt;</w:t>
      </w:r>
      <w:r w:rsidRPr="00406CC1">
        <w:t xml:space="preserve"> </w:t>
      </w:r>
      <w:r>
        <w:t>rif_vc_1</w:t>
      </w:r>
    </w:p>
    <w:p w14:paraId="5740DD2F" w14:textId="261D978B" w:rsidR="00406CC1" w:rsidRDefault="00406CC1" w:rsidP="00406CC1">
      <w:pPr>
        <w:pStyle w:val="NoSpacing"/>
      </w:pPr>
      <w:r>
        <w:t>local network  route 192.166.0.0/16-&gt;</w:t>
      </w:r>
      <w:r w:rsidRPr="00406CC1">
        <w:t xml:space="preserve"> </w:t>
      </w:r>
      <w:r>
        <w:t>rif_vc_2</w:t>
      </w:r>
    </w:p>
    <w:p w14:paraId="5F718090" w14:textId="77777777" w:rsidR="00406CC1" w:rsidRDefault="00406CC1" w:rsidP="00406CC1">
      <w:pPr>
        <w:pStyle w:val="NoSpacing"/>
      </w:pPr>
    </w:p>
    <w:p w14:paraId="43E60FCC" w14:textId="77777777" w:rsidR="00E40272" w:rsidRPr="00BA64D4" w:rsidRDefault="00E40272" w:rsidP="00E40272">
      <w:pPr>
        <w:pStyle w:val="NoSpacing"/>
        <w:rPr>
          <w:b/>
          <w:bCs/>
        </w:rPr>
      </w:pPr>
      <w:r w:rsidRPr="00BA64D4">
        <w:rPr>
          <w:b/>
          <w:bCs/>
        </w:rPr>
        <w:t>underlay VRF</w:t>
      </w:r>
      <w:r>
        <w:rPr>
          <w:b/>
          <w:bCs/>
        </w:rPr>
        <w:t xml:space="preserve"> router interface</w:t>
      </w:r>
      <w:r w:rsidRPr="00BA64D4">
        <w:rPr>
          <w:b/>
          <w:bCs/>
        </w:rPr>
        <w:t xml:space="preserve"> configuration</w:t>
      </w:r>
    </w:p>
    <w:p w14:paraId="6BF8D248" w14:textId="77777777" w:rsidR="00E40272" w:rsidRDefault="00E40272" w:rsidP="00E40272">
      <w:pPr>
        <w:pStyle w:val="NoSpacing"/>
      </w:pPr>
      <w:r>
        <w:t>router interface rif_lb2 type loopback (new type SAI_ROUTER_INTERFACE_TYPE_LOOPBACK)</w:t>
      </w:r>
    </w:p>
    <w:p w14:paraId="43A817CE" w14:textId="593B0442" w:rsidR="00E40272" w:rsidRDefault="00406CC1" w:rsidP="00E40272">
      <w:pPr>
        <w:pStyle w:val="NoSpacing"/>
      </w:pPr>
      <w:r>
        <w:t>local ip route 4.4.4</w:t>
      </w:r>
      <w:r w:rsidR="00E40272">
        <w:t>.3</w:t>
      </w:r>
      <w:r>
        <w:t>/32</w:t>
      </w:r>
      <w:r w:rsidR="006D31A4">
        <w:t>-&gt;rif_lb1</w:t>
      </w:r>
    </w:p>
    <w:p w14:paraId="689FD3D3" w14:textId="77777777" w:rsidR="00826E33" w:rsidRDefault="00826E33" w:rsidP="00E40272">
      <w:pPr>
        <w:pStyle w:val="NoSpacing"/>
      </w:pPr>
    </w:p>
    <w:p w14:paraId="568E3837" w14:textId="3C413A72" w:rsidR="00826E33" w:rsidRDefault="00826E33" w:rsidP="00E40272">
      <w:pPr>
        <w:pStyle w:val="NoSpacing"/>
      </w:pPr>
      <w:r w:rsidRPr="00312646">
        <w:rPr>
          <w:b/>
          <w:bCs/>
        </w:rPr>
        <w:t>tunnel mapper configuration</w:t>
      </w:r>
      <w:r>
        <w:t xml:space="preserve"> </w:t>
      </w:r>
      <w:r w:rsidR="00312646">
        <w:t xml:space="preserve">// in order to be able to map VNI to vlan and vise versa </w:t>
      </w:r>
    </w:p>
    <w:p w14:paraId="2D6BEFDF" w14:textId="348ABBDA" w:rsidR="00312646" w:rsidRDefault="00312646" w:rsidP="00312646">
      <w:pPr>
        <w:pStyle w:val="NoSpacing"/>
      </w:pPr>
      <w:r>
        <w:t>tunnel mapper   vlan_to_vni_map</w:t>
      </w:r>
    </w:p>
    <w:p w14:paraId="22A61939" w14:textId="4B10627F" w:rsidR="00E40272" w:rsidRDefault="00826E33" w:rsidP="00312646">
      <w:pPr>
        <w:pStyle w:val="NoSpacing"/>
        <w:ind w:firstLine="720"/>
      </w:pPr>
      <w:r>
        <w:rPr>
          <w:lang w:bidi="he-IL"/>
        </w:rPr>
        <w:t>SAI_TUNNEL_MAP_ATTR_TYPE</w:t>
      </w:r>
      <w:r w:rsidR="00312646">
        <w:rPr>
          <w:lang w:bidi="he-IL"/>
        </w:rPr>
        <w:t>=</w:t>
      </w:r>
      <w:r w:rsidR="00312646" w:rsidRPr="00312646">
        <w:rPr>
          <w:lang w:bidi="he-IL"/>
        </w:rPr>
        <w:t xml:space="preserve"> </w:t>
      </w:r>
      <w:r w:rsidR="00312646">
        <w:rPr>
          <w:lang w:bidi="he-IL"/>
        </w:rPr>
        <w:t>SAI_TUNNEL_MAP_VLAN_ID_TO_VNI</w:t>
      </w:r>
    </w:p>
    <w:p w14:paraId="16CF8044" w14:textId="4107751A" w:rsidR="00826E33" w:rsidRDefault="00312646" w:rsidP="00312646">
      <w:pPr>
        <w:pStyle w:val="NoSpacing"/>
        <w:ind w:firstLine="720"/>
        <w:rPr>
          <w:lang w:bidi="he-IL"/>
        </w:rPr>
      </w:pPr>
      <w:r>
        <w:rPr>
          <w:lang w:bidi="he-IL"/>
        </w:rPr>
        <w:t>SAI_TUNNEL_MAP_ATTR_MAP_TO_VALUE_LIST</w:t>
      </w:r>
    </w:p>
    <w:p w14:paraId="56243891" w14:textId="40E35074" w:rsidR="00312646" w:rsidRDefault="00312646" w:rsidP="00312646">
      <w:pPr>
        <w:pStyle w:val="NoSpacing"/>
        <w:ind w:firstLine="720"/>
        <w:rPr>
          <w:lang w:bidi="he-IL"/>
        </w:rPr>
      </w:pPr>
      <w:r>
        <w:rPr>
          <w:lang w:bidi="he-IL"/>
        </w:rPr>
        <w:t>{</w:t>
      </w:r>
    </w:p>
    <w:p w14:paraId="469AEF83" w14:textId="7917A6AB" w:rsidR="00312646" w:rsidRDefault="00312646" w:rsidP="00312646">
      <w:pPr>
        <w:pStyle w:val="NoSpacing"/>
        <w:ind w:firstLine="720"/>
        <w:rPr>
          <w:lang w:bidi="he-IL"/>
        </w:rPr>
      </w:pPr>
      <w:r>
        <w:rPr>
          <w:lang w:bidi="he-IL"/>
        </w:rPr>
        <w:t xml:space="preserve">    Count=6</w:t>
      </w:r>
    </w:p>
    <w:p w14:paraId="765737C2" w14:textId="77777777" w:rsidR="00312646" w:rsidRDefault="00312646" w:rsidP="00312646">
      <w:pPr>
        <w:pStyle w:val="NoSpacing"/>
        <w:ind w:firstLine="720"/>
        <w:rPr>
          <w:lang w:bidi="he-IL"/>
        </w:rPr>
      </w:pPr>
      <w:r>
        <w:rPr>
          <w:lang w:bidi="he-IL"/>
        </w:rPr>
        <w:t xml:space="preserve">    {key=2,value=2},{key=3,value=3},{key=4,value=4},</w:t>
      </w:r>
    </w:p>
    <w:p w14:paraId="162C4F78" w14:textId="14D466A2" w:rsidR="00312646" w:rsidRDefault="00312646" w:rsidP="00312646">
      <w:pPr>
        <w:pStyle w:val="NoSpacing"/>
        <w:ind w:firstLine="720"/>
        <w:rPr>
          <w:lang w:bidi="he-IL"/>
        </w:rPr>
      </w:pPr>
      <w:r>
        <w:rPr>
          <w:lang w:bidi="he-IL"/>
        </w:rPr>
        <w:t xml:space="preserve">    {key=5,value=5},{key=6,value=400},{key=7,value=500}</w:t>
      </w:r>
    </w:p>
    <w:p w14:paraId="33720FE5" w14:textId="39D8A320" w:rsidR="00312646" w:rsidRDefault="00312646" w:rsidP="00312646">
      <w:pPr>
        <w:pStyle w:val="NoSpacing"/>
        <w:ind w:firstLine="720"/>
        <w:rPr>
          <w:lang w:bidi="he-IL"/>
        </w:rPr>
      </w:pPr>
      <w:r>
        <w:rPr>
          <w:lang w:bidi="he-IL"/>
        </w:rPr>
        <w:t>}</w:t>
      </w:r>
    </w:p>
    <w:p w14:paraId="2AE158B0" w14:textId="77777777" w:rsidR="00312646" w:rsidRDefault="00312646" w:rsidP="00312646">
      <w:pPr>
        <w:pStyle w:val="NoSpacing"/>
        <w:ind w:firstLine="720"/>
        <w:rPr>
          <w:lang w:bidi="he-IL"/>
        </w:rPr>
      </w:pPr>
    </w:p>
    <w:p w14:paraId="787C36DB" w14:textId="3CB922B8" w:rsidR="00312646" w:rsidRDefault="00312646" w:rsidP="00312646">
      <w:pPr>
        <w:pStyle w:val="NoSpacing"/>
      </w:pPr>
      <w:r>
        <w:t>tunnel mapper   vni_to_vlan_map</w:t>
      </w:r>
    </w:p>
    <w:p w14:paraId="50515B28" w14:textId="34C3120D" w:rsidR="00312646" w:rsidRDefault="00312646" w:rsidP="00312646">
      <w:pPr>
        <w:pStyle w:val="NoSpacing"/>
        <w:ind w:firstLine="720"/>
      </w:pPr>
      <w:r>
        <w:rPr>
          <w:lang w:bidi="he-IL"/>
        </w:rPr>
        <w:t>SAI_TUNNEL_MAP_ATTR_TYPE=</w:t>
      </w:r>
      <w:r w:rsidRPr="00312646">
        <w:rPr>
          <w:lang w:bidi="he-IL"/>
        </w:rPr>
        <w:t xml:space="preserve"> </w:t>
      </w:r>
      <w:r>
        <w:rPr>
          <w:lang w:bidi="he-IL"/>
        </w:rPr>
        <w:t>SAI_TUNNEL_MAP_VNI_TO_VLAN_ID</w:t>
      </w:r>
    </w:p>
    <w:p w14:paraId="5C22E113" w14:textId="77777777" w:rsidR="00312646" w:rsidRDefault="00312646" w:rsidP="00312646">
      <w:pPr>
        <w:pStyle w:val="NoSpacing"/>
        <w:ind w:firstLine="720"/>
        <w:rPr>
          <w:lang w:bidi="he-IL"/>
        </w:rPr>
      </w:pPr>
      <w:r>
        <w:rPr>
          <w:lang w:bidi="he-IL"/>
        </w:rPr>
        <w:t>SAI_TUNNEL_MAP_ATTR_MAP_TO_VALUE_LIST</w:t>
      </w:r>
    </w:p>
    <w:p w14:paraId="4121840C" w14:textId="77777777" w:rsidR="00312646" w:rsidRDefault="00312646" w:rsidP="00312646">
      <w:pPr>
        <w:pStyle w:val="NoSpacing"/>
        <w:ind w:firstLine="720"/>
        <w:rPr>
          <w:lang w:bidi="he-IL"/>
        </w:rPr>
      </w:pPr>
      <w:r>
        <w:rPr>
          <w:lang w:bidi="he-IL"/>
        </w:rPr>
        <w:t>{</w:t>
      </w:r>
    </w:p>
    <w:p w14:paraId="3DD39AA6" w14:textId="77777777" w:rsidR="00312646" w:rsidRDefault="00312646" w:rsidP="00312646">
      <w:pPr>
        <w:pStyle w:val="NoSpacing"/>
        <w:ind w:firstLine="720"/>
        <w:rPr>
          <w:lang w:bidi="he-IL"/>
        </w:rPr>
      </w:pPr>
      <w:r>
        <w:rPr>
          <w:lang w:bidi="he-IL"/>
        </w:rPr>
        <w:t xml:space="preserve">    Count=6</w:t>
      </w:r>
    </w:p>
    <w:p w14:paraId="79E0A76C" w14:textId="77777777" w:rsidR="00312646" w:rsidRDefault="00312646" w:rsidP="00312646">
      <w:pPr>
        <w:pStyle w:val="NoSpacing"/>
        <w:ind w:firstLine="720"/>
        <w:rPr>
          <w:lang w:bidi="he-IL"/>
        </w:rPr>
      </w:pPr>
      <w:r>
        <w:rPr>
          <w:lang w:bidi="he-IL"/>
        </w:rPr>
        <w:t xml:space="preserve">    {key=2,value=2},{key=3,value=3},{key=4,value=4},</w:t>
      </w:r>
    </w:p>
    <w:p w14:paraId="3A83C143" w14:textId="04AB65F9" w:rsidR="00312646" w:rsidRDefault="00312646" w:rsidP="00312646">
      <w:pPr>
        <w:pStyle w:val="NoSpacing"/>
        <w:ind w:firstLine="720"/>
        <w:rPr>
          <w:lang w:bidi="he-IL"/>
        </w:rPr>
      </w:pPr>
      <w:r>
        <w:rPr>
          <w:lang w:bidi="he-IL"/>
        </w:rPr>
        <w:lastRenderedPageBreak/>
        <w:t xml:space="preserve">    {key=5,value=5},{key=400,value=6},{key=500,value=7}</w:t>
      </w:r>
    </w:p>
    <w:p w14:paraId="6B99F7E3" w14:textId="77777777" w:rsidR="00312646" w:rsidRDefault="00312646" w:rsidP="00312646">
      <w:pPr>
        <w:pStyle w:val="NoSpacing"/>
        <w:ind w:firstLine="720"/>
      </w:pPr>
      <w:r>
        <w:rPr>
          <w:lang w:bidi="he-IL"/>
        </w:rPr>
        <w:t>}</w:t>
      </w:r>
    </w:p>
    <w:p w14:paraId="22141BD3" w14:textId="77777777" w:rsidR="00312646" w:rsidRDefault="00312646" w:rsidP="00312646">
      <w:pPr>
        <w:pStyle w:val="NoSpacing"/>
        <w:ind w:firstLine="720"/>
      </w:pPr>
    </w:p>
    <w:p w14:paraId="59225BF3" w14:textId="77777777" w:rsidR="00E40272" w:rsidRPr="002F7E5D" w:rsidRDefault="00E40272" w:rsidP="00E40272">
      <w:pPr>
        <w:pStyle w:val="NoSpacing"/>
        <w:rPr>
          <w:b/>
          <w:bCs/>
        </w:rPr>
      </w:pPr>
      <w:r w:rsidRPr="002F7E5D">
        <w:rPr>
          <w:b/>
          <w:bCs/>
        </w:rPr>
        <w:t>tunnel configuration :</w:t>
      </w:r>
    </w:p>
    <w:p w14:paraId="162E549E" w14:textId="60551155" w:rsidR="00E40272" w:rsidRDefault="000E3AE7" w:rsidP="00E40272">
      <w:pPr>
        <w:pStyle w:val="NoSpacing"/>
      </w:pPr>
      <w:r>
        <w:t>tunnel   vxlan</w:t>
      </w:r>
      <w:r w:rsidR="00E40272">
        <w:t>_obj</w:t>
      </w:r>
    </w:p>
    <w:p w14:paraId="0A70F4FD" w14:textId="673EF798" w:rsidR="00E40272" w:rsidRDefault="00E40272" w:rsidP="00E40272">
      <w:pPr>
        <w:pStyle w:val="NoSpacing"/>
      </w:pPr>
      <w:ins w:id="1418" w:author="Matty Kadosh" w:date="2015-09-21T16:58:00Z">
        <w:r>
          <w:t xml:space="preserve">    </w:t>
        </w:r>
      </w:ins>
      <w:r>
        <w:tab/>
      </w:r>
      <w:ins w:id="1419" w:author="Matty Kadosh" w:date="2015-09-21T16:58:00Z">
        <w:r>
          <w:t>SAI_</w:t>
        </w:r>
      </w:ins>
      <w:ins w:id="1420" w:author="Matty Kadosh" w:date="2015-09-21T17:17:00Z">
        <w:r>
          <w:t>TUNNEL</w:t>
        </w:r>
      </w:ins>
      <w:ins w:id="1421" w:author="Matty Kadosh" w:date="2015-09-21T16:58:00Z">
        <w:r>
          <w:t>_ATTR_TYPE</w:t>
        </w:r>
      </w:ins>
      <w:r>
        <w:t xml:space="preserve"> = </w:t>
      </w:r>
      <w:ins w:id="1422" w:author="Matty Kadosh" w:date="2015-09-21T17:18:00Z">
        <w:r>
          <w:t>SAI</w:t>
        </w:r>
      </w:ins>
      <w:ins w:id="1423" w:author="Matty Kadosh" w:date="2015-09-21T17:19:00Z">
        <w:r>
          <w:t>_TUNNEL_</w:t>
        </w:r>
      </w:ins>
      <w:r w:rsidR="000E3AE7">
        <w:t>VXLAN</w:t>
      </w:r>
    </w:p>
    <w:p w14:paraId="2A733B3E" w14:textId="73F734A6" w:rsidR="00E40272" w:rsidRDefault="00E40272" w:rsidP="006D31A4">
      <w:pPr>
        <w:pStyle w:val="NoSpacing"/>
        <w:ind w:firstLine="720"/>
      </w:pPr>
      <w:ins w:id="1424" w:author="Matty Kadosh" w:date="2015-09-21T17:24:00Z">
        <w:r>
          <w:t>SAI_TUNNEL_</w:t>
        </w:r>
      </w:ins>
      <w:ins w:id="1425" w:author="Matty Kadosh" w:date="2015-09-21T17:25:00Z">
        <w:r>
          <w:t>OVERLAY</w:t>
        </w:r>
      </w:ins>
      <w:ins w:id="1426" w:author="Matty Kadosh" w:date="2015-09-21T17:24:00Z">
        <w:r>
          <w:t>_INTERFACE</w:t>
        </w:r>
      </w:ins>
      <w:r>
        <w:t>=</w:t>
      </w:r>
      <w:r w:rsidRPr="002F7E5D">
        <w:t xml:space="preserve"> </w:t>
      </w:r>
      <w:r w:rsidR="006D31A4">
        <w:t xml:space="preserve">NULL(should be the bridge port connected to the tunnel currently missing form SAI) </w:t>
      </w:r>
    </w:p>
    <w:p w14:paraId="21B48F3E" w14:textId="1C35323F" w:rsidR="00E40272" w:rsidRDefault="00E40272" w:rsidP="00E40272">
      <w:pPr>
        <w:pStyle w:val="NoSpacing"/>
        <w:ind w:firstLine="720"/>
      </w:pPr>
      <w:ins w:id="1427" w:author="Matty Kadosh" w:date="2015-09-21T17:23:00Z">
        <w:r>
          <w:t>SAI_TUNNEL_UNDERLAY</w:t>
        </w:r>
      </w:ins>
      <w:ins w:id="1428" w:author="Matty Kadosh" w:date="2015-09-21T17:24:00Z">
        <w:r>
          <w:t>_INTERFACE</w:t>
        </w:r>
      </w:ins>
      <w:r w:rsidR="000E3AE7">
        <w:t>= rif_lb1</w:t>
      </w:r>
    </w:p>
    <w:p w14:paraId="26E80F92" w14:textId="77777777" w:rsidR="00E40272" w:rsidRDefault="00E40272" w:rsidP="00E40272">
      <w:pPr>
        <w:pStyle w:val="NoSpacing"/>
        <w:ind w:firstLine="720"/>
      </w:pPr>
      <w:ins w:id="1429" w:author="Matty Kadosh" w:date="2015-09-21T18:12:00Z">
        <w:r>
          <w:t>SAI_TUNNEL_</w:t>
        </w:r>
      </w:ins>
      <w:ins w:id="1430" w:author="Matty Kadosh" w:date="2015-09-21T18:13:00Z">
        <w:r>
          <w:t>ENCAP</w:t>
        </w:r>
      </w:ins>
      <w:ins w:id="1431" w:author="Matty Kadosh" w:date="2015-09-21T18:12:00Z">
        <w:r>
          <w:t>_</w:t>
        </w:r>
      </w:ins>
      <w:ins w:id="1432" w:author="Matty Kadosh" w:date="2015-09-21T18:13:00Z">
        <w:r>
          <w:t>ATTR</w:t>
        </w:r>
      </w:ins>
      <w:r>
        <w:t>=</w:t>
      </w:r>
    </w:p>
    <w:p w14:paraId="2FAA29E9" w14:textId="77777777" w:rsidR="00E40272" w:rsidRDefault="00E40272" w:rsidP="00E40272">
      <w:pPr>
        <w:pStyle w:val="NoSpacing"/>
        <w:ind w:firstLine="720"/>
      </w:pPr>
      <w:r>
        <w:t>{</w:t>
      </w:r>
    </w:p>
    <w:p w14:paraId="2E168944" w14:textId="77777777" w:rsidR="00E40272" w:rsidRDefault="00E40272" w:rsidP="00E40272">
      <w:pPr>
        <w:pStyle w:val="NoSpacing"/>
        <w:ind w:firstLine="720"/>
      </w:pPr>
      <w:r>
        <w:t xml:space="preserve"> </w:t>
      </w:r>
      <w:r>
        <w:tab/>
      </w:r>
      <w:ins w:id="1433" w:author="Matty Kadosh" w:date="2015-09-21T16:58:00Z">
        <w:r>
          <w:t>SAI_</w:t>
        </w:r>
      </w:ins>
      <w:ins w:id="1434" w:author="Matty Kadosh" w:date="2015-09-21T18:16:00Z">
        <w:r>
          <w:t>TUNNEL_IP_VER</w:t>
        </w:r>
      </w:ins>
      <w:r>
        <w:t>=ipv4</w:t>
      </w:r>
    </w:p>
    <w:p w14:paraId="44A42AEE" w14:textId="1B5FDEDB" w:rsidR="004674F6" w:rsidRDefault="004674F6" w:rsidP="00E40272">
      <w:pPr>
        <w:pStyle w:val="NoSpacing"/>
        <w:ind w:firstLine="720"/>
      </w:pPr>
      <w:r>
        <w:t xml:space="preserve">       </w:t>
      </w:r>
      <w:ins w:id="1435" w:author="Matty Kadosh" w:date="2015-09-21T16:58:00Z">
        <w:r>
          <w:t>SAI_</w:t>
        </w:r>
      </w:ins>
      <w:ins w:id="1436" w:author="Matty Kadosh" w:date="2015-09-21T18:16:00Z">
        <w:r>
          <w:t>TUNNEL_IP_VER</w:t>
        </w:r>
      </w:ins>
    </w:p>
    <w:p w14:paraId="319CC354" w14:textId="540F515B" w:rsidR="00E40272" w:rsidRDefault="00E40272" w:rsidP="00E40272">
      <w:pPr>
        <w:pStyle w:val="NoSpacing"/>
        <w:ind w:left="720" w:firstLine="720"/>
      </w:pPr>
      <w:ins w:id="1437" w:author="Matty Kadosh" w:date="2015-09-21T18:24:00Z">
        <w:r>
          <w:t>SAI_TUNNEL_SRC_IP</w:t>
        </w:r>
      </w:ins>
      <w:r w:rsidR="006D31A4">
        <w:t>=4.4.4</w:t>
      </w:r>
      <w:r>
        <w:t>.3</w:t>
      </w:r>
    </w:p>
    <w:p w14:paraId="7523518A" w14:textId="73F75F5F" w:rsidR="00C911D6" w:rsidRDefault="004674F6" w:rsidP="004674F6">
      <w:pPr>
        <w:pStyle w:val="NoSpacing"/>
        <w:ind w:left="720" w:firstLine="720"/>
      </w:pPr>
      <w:ins w:id="1438" w:author="Matty Kadosh" w:date="2015-09-21T18:34:00Z">
        <w:r>
          <w:t>SAI_TUNNEL_</w:t>
        </w:r>
      </w:ins>
      <w:r>
        <w:t>TTL</w:t>
      </w:r>
      <w:ins w:id="1439" w:author="Matty Kadosh" w:date="2015-09-21T18:34:00Z">
        <w:r>
          <w:t>_MODE</w:t>
        </w:r>
      </w:ins>
      <w:r>
        <w:t xml:space="preserve">= </w:t>
      </w:r>
      <w:ins w:id="1440" w:author="Matty Kadosh" w:date="2015-09-21T18:28:00Z">
        <w:r>
          <w:t>SAI_TUNNEL_</w:t>
        </w:r>
      </w:ins>
      <w:r>
        <w:t>TTL</w:t>
      </w:r>
      <w:ins w:id="1441" w:author="Matty Kadosh" w:date="2015-09-21T18:28:00Z">
        <w:r>
          <w:t>_</w:t>
        </w:r>
      </w:ins>
      <w:r>
        <w:t>USER_DEFINE</w:t>
      </w:r>
    </w:p>
    <w:p w14:paraId="2C19C716" w14:textId="41A49058" w:rsidR="004674F6" w:rsidRDefault="00951AB3" w:rsidP="004674F6">
      <w:pPr>
        <w:pStyle w:val="NoSpacing"/>
        <w:ind w:left="720" w:firstLine="720"/>
      </w:pPr>
      <w:ins w:id="1442" w:author="Matty Kadosh" w:date="2015-09-21T18:34:00Z">
        <w:r>
          <w:t>SAI_TUNNEL_</w:t>
        </w:r>
      </w:ins>
      <w:r>
        <w:t>TTL_VAL=1</w:t>
      </w:r>
    </w:p>
    <w:p w14:paraId="0E61315D" w14:textId="09E02CAF" w:rsidR="00951AB3" w:rsidRDefault="003C7BC2" w:rsidP="00951AB3">
      <w:pPr>
        <w:pStyle w:val="NoSpacing"/>
      </w:pPr>
      <w:r>
        <w:t xml:space="preserve">             </w:t>
      </w:r>
    </w:p>
    <w:p w14:paraId="05EDA3ED" w14:textId="4238E7D3" w:rsidR="00951AB3" w:rsidRDefault="00951AB3" w:rsidP="00951AB3">
      <w:pPr>
        <w:pStyle w:val="NoSpacing"/>
        <w:ind w:left="720" w:firstLine="720"/>
      </w:pPr>
      <w:ins w:id="1443" w:author="Matty Kadosh" w:date="2015-09-21T18:34:00Z">
        <w:r>
          <w:t>SAI_TUNNEL_</w:t>
        </w:r>
      </w:ins>
      <w:r>
        <w:t>DSCP</w:t>
      </w:r>
      <w:ins w:id="1444" w:author="Matty Kadosh" w:date="2015-09-21T18:34:00Z">
        <w:r>
          <w:t>_MODE</w:t>
        </w:r>
      </w:ins>
      <w:r>
        <w:t xml:space="preserve">= </w:t>
      </w:r>
      <w:ins w:id="1445" w:author="Matty Kadosh" w:date="2015-09-21T18:28:00Z">
        <w:r>
          <w:t>SAI_TUNNEL_</w:t>
        </w:r>
      </w:ins>
      <w:r>
        <w:t>DSCP</w:t>
      </w:r>
      <w:ins w:id="1446" w:author="Matty Kadosh" w:date="2015-09-21T18:28:00Z">
        <w:r>
          <w:t>_</w:t>
        </w:r>
      </w:ins>
      <w:r>
        <w:t>USER_DEFINE</w:t>
      </w:r>
    </w:p>
    <w:p w14:paraId="08B66297" w14:textId="4276051B" w:rsidR="00951AB3" w:rsidRDefault="00951AB3" w:rsidP="00951AB3">
      <w:pPr>
        <w:pStyle w:val="NoSpacing"/>
        <w:ind w:left="720" w:firstLine="720"/>
      </w:pPr>
      <w:ins w:id="1447" w:author="Matty Kadosh" w:date="2015-09-21T18:34:00Z">
        <w:r>
          <w:t>SAI_TUNNEL_</w:t>
        </w:r>
      </w:ins>
      <w:r>
        <w:t xml:space="preserve">DSCP_VAL=7 </w:t>
      </w:r>
    </w:p>
    <w:p w14:paraId="41AF877D" w14:textId="15823299" w:rsidR="00951AB3" w:rsidRDefault="003C7BC2" w:rsidP="003C7BC2">
      <w:pPr>
        <w:pStyle w:val="NoSpacing"/>
        <w:ind w:left="720" w:firstLine="720"/>
      </w:pPr>
      <w:r>
        <w:t>SAI_TUNNEL_ENCAP_MAPPER=</w:t>
      </w:r>
      <w:r w:rsidRPr="003C7BC2">
        <w:t xml:space="preserve"> </w:t>
      </w:r>
      <w:r>
        <w:t>vlan_to_vni_map</w:t>
      </w:r>
    </w:p>
    <w:p w14:paraId="4A5BD044" w14:textId="77777777" w:rsidR="00E40272" w:rsidRDefault="00E40272" w:rsidP="00E40272">
      <w:pPr>
        <w:pStyle w:val="NoSpacing"/>
      </w:pPr>
      <w:r>
        <w:t xml:space="preserve">       }</w:t>
      </w:r>
    </w:p>
    <w:p w14:paraId="3F518B08" w14:textId="77777777" w:rsidR="00E40272" w:rsidRDefault="00E40272" w:rsidP="00E40272">
      <w:pPr>
        <w:pStyle w:val="NoSpacing"/>
        <w:ind w:firstLine="720"/>
      </w:pPr>
      <w:ins w:id="1448" w:author="Matty Kadosh" w:date="2015-09-21T18:13:00Z">
        <w:r>
          <w:t>SAI_TUNNEL_DECAP_ATTR</w:t>
        </w:r>
      </w:ins>
    </w:p>
    <w:p w14:paraId="364F92F0" w14:textId="77777777" w:rsidR="00E40272" w:rsidRDefault="00E40272" w:rsidP="00E40272">
      <w:pPr>
        <w:pStyle w:val="NoSpacing"/>
        <w:ind w:firstLine="720"/>
      </w:pPr>
      <w:r>
        <w:t>{</w:t>
      </w:r>
    </w:p>
    <w:p w14:paraId="1058ACEA" w14:textId="206C4298" w:rsidR="003C7BC2" w:rsidRDefault="003C7BC2" w:rsidP="00E40272">
      <w:pPr>
        <w:pStyle w:val="NoSpacing"/>
        <w:ind w:firstLine="720"/>
      </w:pPr>
      <w:r>
        <w:t xml:space="preserve">      SAI_TUNNEL_DECAP_MAPPER=</w:t>
      </w:r>
      <w:r w:rsidRPr="003C7BC2">
        <w:t xml:space="preserve"> </w:t>
      </w:r>
      <w:r>
        <w:t>vni_to_vlan_map</w:t>
      </w:r>
    </w:p>
    <w:p w14:paraId="0D5DFE59" w14:textId="77777777" w:rsidR="00E40272" w:rsidRDefault="00E40272" w:rsidP="00E40272">
      <w:pPr>
        <w:pStyle w:val="NoSpacing"/>
      </w:pPr>
      <w:r>
        <w:t xml:space="preserve">       }</w:t>
      </w:r>
    </w:p>
    <w:p w14:paraId="7BE589D3" w14:textId="77777777" w:rsidR="00272E7A" w:rsidRDefault="00272E7A" w:rsidP="00E40272">
      <w:pPr>
        <w:pStyle w:val="NoSpacing"/>
      </w:pPr>
    </w:p>
    <w:p w14:paraId="0EB8D45C" w14:textId="77777777" w:rsidR="00272E7A" w:rsidRDefault="00272E7A" w:rsidP="00272E7A">
      <w:pPr>
        <w:pStyle w:val="NoSpacing"/>
        <w:rPr>
          <w:b/>
          <w:bCs/>
        </w:rPr>
      </w:pPr>
      <w:r>
        <w:rPr>
          <w:b/>
          <w:bCs/>
        </w:rPr>
        <w:t xml:space="preserve">Tunnel table </w:t>
      </w:r>
      <w:r w:rsidRPr="002F7E5D">
        <w:rPr>
          <w:b/>
          <w:bCs/>
        </w:rPr>
        <w:t>configuration:</w:t>
      </w:r>
    </w:p>
    <w:p w14:paraId="63B789AA" w14:textId="77777777" w:rsidR="00272E7A" w:rsidRDefault="00272E7A" w:rsidP="00272E7A">
      <w:pPr>
        <w:pStyle w:val="NoSpacing"/>
        <w:rPr>
          <w:b/>
          <w:bCs/>
        </w:rPr>
      </w:pPr>
    </w:p>
    <w:p w14:paraId="13291A19" w14:textId="6F80D796" w:rsidR="00272E7A" w:rsidRDefault="00272E7A" w:rsidP="00272E7A">
      <w:pPr>
        <w:pStyle w:val="NoSpacing"/>
      </w:pPr>
      <w:r>
        <w:t>tunnel  table entry  vxlan</w:t>
      </w:r>
      <w:r>
        <w:t xml:space="preserve">_decap </w:t>
      </w:r>
    </w:p>
    <w:p w14:paraId="2ADAF4AB" w14:textId="1EEA4148" w:rsidR="00272E7A" w:rsidRDefault="00272E7A" w:rsidP="00272E7A">
      <w:pPr>
        <w:pStyle w:val="NoSpacing"/>
      </w:pPr>
      <w:r>
        <w:t xml:space="preserve">      </w:t>
      </w:r>
      <w:ins w:id="1449" w:author="Matty Kadosh" w:date="2015-09-21T16:58:00Z">
        <w:r>
          <w:t>SAI_</w:t>
        </w:r>
      </w:ins>
      <w:ins w:id="1450" w:author="Matty Kadosh" w:date="2015-09-21T17:17:00Z">
        <w:r>
          <w:t>TUNNEL</w:t>
        </w:r>
      </w:ins>
      <w:ins w:id="1451" w:author="Matty Kadosh" w:date="2015-09-21T16:58:00Z">
        <w:r>
          <w:t>_</w:t>
        </w:r>
      </w:ins>
      <w:r>
        <w:t>ENTRY</w:t>
      </w:r>
      <w:ins w:id="1452" w:author="Matty Kadosh" w:date="2015-09-21T16:58:00Z">
        <w:r>
          <w:t>_TYPE</w:t>
        </w:r>
      </w:ins>
      <w:r>
        <w:t xml:space="preserve"> = </w:t>
      </w:r>
      <w:ins w:id="1453" w:author="Matty Kadosh" w:date="2015-09-21T17:18:00Z">
        <w:r>
          <w:t>SAI</w:t>
        </w:r>
      </w:ins>
      <w:ins w:id="1454" w:author="Matty Kadosh" w:date="2015-09-21T17:19:00Z">
        <w:r>
          <w:t>_TUNNEL_</w:t>
        </w:r>
      </w:ins>
      <w:r>
        <w:t>TABLE_ENTRY_</w:t>
      </w:r>
      <w:r>
        <w:t>P2M</w:t>
      </w:r>
      <w:r>
        <w:t>P;</w:t>
      </w:r>
    </w:p>
    <w:p w14:paraId="2CE917D1" w14:textId="321858DE" w:rsidR="00272E7A" w:rsidRDefault="00272E7A" w:rsidP="00272E7A">
      <w:pPr>
        <w:pStyle w:val="NoSpacing"/>
      </w:pPr>
      <w:r>
        <w:t xml:space="preserve">      </w:t>
      </w:r>
      <w:ins w:id="1455" w:author="Matty Kadosh" w:date="2015-09-21T16:58:00Z">
        <w:r>
          <w:t>SAI_</w:t>
        </w:r>
      </w:ins>
      <w:ins w:id="1456" w:author="Matty Kadosh" w:date="2015-09-21T17:17:00Z">
        <w:r>
          <w:t>TUNNEL</w:t>
        </w:r>
      </w:ins>
      <w:ins w:id="1457" w:author="Matty Kadosh" w:date="2015-09-21T16:58:00Z">
        <w:r>
          <w:t>_</w:t>
        </w:r>
      </w:ins>
      <w:r>
        <w:t>ENTRY_FEILD</w:t>
      </w:r>
      <w:ins w:id="1458" w:author="Matty Kadosh" w:date="2015-09-21T16:58:00Z">
        <w:r>
          <w:t>_</w:t>
        </w:r>
      </w:ins>
      <w:r>
        <w:t>VR_ID=</w:t>
      </w:r>
      <w:r w:rsidRPr="00272E7A">
        <w:t xml:space="preserve"> </w:t>
      </w:r>
      <w:r>
        <w:t>underlay VRF</w:t>
      </w:r>
    </w:p>
    <w:p w14:paraId="3315C9BF" w14:textId="77777777" w:rsidR="0043733A" w:rsidRDefault="00272E7A" w:rsidP="00272E7A">
      <w:pPr>
        <w:pStyle w:val="NoSpacing"/>
      </w:pPr>
      <w:r>
        <w:t xml:space="preserve">      </w:t>
      </w:r>
      <w:ins w:id="1459" w:author="Matty Kadosh" w:date="2015-09-07T19:21:00Z">
        <w:r>
          <w:t>SAI_</w:t>
        </w:r>
      </w:ins>
      <w:r>
        <w:t>TUNNEL</w:t>
      </w:r>
      <w:ins w:id="1460" w:author="Matty Kadosh" w:date="2015-09-07T19:21:00Z">
        <w:r>
          <w:t>_</w:t>
        </w:r>
      </w:ins>
      <w:r>
        <w:t>ENTRY_</w:t>
      </w:r>
      <w:r>
        <w:rPr>
          <w:rFonts w:cs="Consolas"/>
          <w:color w:val="333333"/>
          <w:szCs w:val="18"/>
          <w:shd w:val="clear" w:color="auto" w:fill="FFFFFF"/>
        </w:rPr>
        <w:t>FIELD_</w:t>
      </w:r>
      <w:r w:rsidR="0043733A">
        <w:t>DST_IP=4.4.4.3</w:t>
      </w:r>
    </w:p>
    <w:p w14:paraId="017350C8" w14:textId="4626F093" w:rsidR="00272E7A" w:rsidRDefault="0043733A" w:rsidP="00272E7A">
      <w:pPr>
        <w:pStyle w:val="NoSpacing"/>
      </w:pPr>
      <w:r>
        <w:t xml:space="preserve">      </w:t>
      </w:r>
      <w:ins w:id="1461" w:author="Matty Kadosh" w:date="2015-09-07T19:21:00Z">
        <w:r w:rsidR="00272E7A">
          <w:t>SAI_</w:t>
        </w:r>
      </w:ins>
      <w:r w:rsidR="00272E7A">
        <w:t>TUNNEL</w:t>
      </w:r>
      <w:ins w:id="1462" w:author="Matty Kadosh" w:date="2015-09-07T19:21:00Z">
        <w:r w:rsidR="00272E7A">
          <w:t>_</w:t>
        </w:r>
      </w:ins>
      <w:r w:rsidR="00272E7A">
        <w:t>ENTRY_</w:t>
      </w:r>
      <w:r w:rsidR="00272E7A">
        <w:rPr>
          <w:rFonts w:cs="Consolas"/>
          <w:color w:val="333333"/>
          <w:szCs w:val="18"/>
          <w:shd w:val="clear" w:color="auto" w:fill="FFFFFF"/>
        </w:rPr>
        <w:t>FIELD_</w:t>
      </w:r>
      <w:r w:rsidR="00272E7A">
        <w:t>TUNNEL_TYPE=</w:t>
      </w:r>
      <w:r w:rsidR="00272E7A" w:rsidRPr="00272E7A">
        <w:t xml:space="preserve"> </w:t>
      </w:r>
      <w:ins w:id="1463" w:author="Matty Kadosh" w:date="2015-09-21T17:18:00Z">
        <w:r w:rsidR="00272E7A">
          <w:t>SAI</w:t>
        </w:r>
      </w:ins>
      <w:ins w:id="1464" w:author="Matty Kadosh" w:date="2015-09-21T17:19:00Z">
        <w:r w:rsidR="00272E7A">
          <w:t>_TUNNEL_</w:t>
        </w:r>
      </w:ins>
      <w:r>
        <w:t>VXLAN</w:t>
      </w:r>
    </w:p>
    <w:p w14:paraId="3FEEC247" w14:textId="241AA047" w:rsidR="00272E7A" w:rsidRDefault="00272E7A" w:rsidP="00272E7A">
      <w:pPr>
        <w:pStyle w:val="NoSpacing"/>
      </w:pPr>
      <w:r>
        <w:t xml:space="preserve">      </w:t>
      </w:r>
      <w:ins w:id="1465" w:author="Matty Kadosh" w:date="2015-09-21T16:58:00Z">
        <w:r>
          <w:t>SAI_</w:t>
        </w:r>
      </w:ins>
      <w:ins w:id="1466" w:author="Matty Kadosh" w:date="2015-09-21T17:17:00Z">
        <w:r>
          <w:t>TUNNEL</w:t>
        </w:r>
      </w:ins>
      <w:ins w:id="1467" w:author="Matty Kadosh" w:date="2015-09-21T16:58:00Z">
        <w:r>
          <w:t>_</w:t>
        </w:r>
      </w:ins>
      <w:r>
        <w:t>ENTRY_ACTION</w:t>
      </w:r>
      <w:ins w:id="1468" w:author="Matty Kadosh" w:date="2015-09-21T16:58:00Z">
        <w:r>
          <w:t>_</w:t>
        </w:r>
      </w:ins>
      <w:r>
        <w:t xml:space="preserve">TUNNEL_ID= </w:t>
      </w:r>
      <w:r w:rsidR="0043733A">
        <w:t>vxlan_obj</w:t>
      </w:r>
    </w:p>
    <w:p w14:paraId="2FE5674D" w14:textId="77777777" w:rsidR="00272E7A" w:rsidRDefault="00272E7A" w:rsidP="00E40272">
      <w:pPr>
        <w:pStyle w:val="NoSpacing"/>
      </w:pPr>
    </w:p>
    <w:p w14:paraId="69F341CB" w14:textId="5EE81416" w:rsidR="00E40272" w:rsidRDefault="00E40272" w:rsidP="00E40272">
      <w:pPr>
        <w:pStyle w:val="NoSpacing"/>
      </w:pPr>
    </w:p>
    <w:p w14:paraId="3430020E" w14:textId="77777777" w:rsidR="00E40272" w:rsidRPr="002F7E5D" w:rsidRDefault="00E40272" w:rsidP="00E40272">
      <w:pPr>
        <w:pStyle w:val="NoSpacing"/>
        <w:rPr>
          <w:b/>
          <w:bCs/>
        </w:rPr>
      </w:pPr>
      <w:r>
        <w:rPr>
          <w:b/>
          <w:bCs/>
        </w:rPr>
        <w:t>Next hop</w:t>
      </w:r>
      <w:r w:rsidRPr="002F7E5D">
        <w:rPr>
          <w:b/>
          <w:bCs/>
        </w:rPr>
        <w:t xml:space="preserve"> configuration :</w:t>
      </w:r>
    </w:p>
    <w:p w14:paraId="5A9629A3" w14:textId="0F67CDBE" w:rsidR="00E40272" w:rsidRDefault="004674F6" w:rsidP="00E40272">
      <w:pPr>
        <w:pStyle w:val="NoSpacing"/>
      </w:pPr>
      <w:r>
        <w:t xml:space="preserve">Next hop    </w:t>
      </w:r>
      <w:r w:rsidR="00E40272">
        <w:t>_encap_obj</w:t>
      </w:r>
      <w:r w:rsidR="004850CD">
        <w:t>_host_a</w:t>
      </w:r>
    </w:p>
    <w:p w14:paraId="4DC82B4E" w14:textId="77777777" w:rsidR="00E40272" w:rsidRDefault="00E40272" w:rsidP="00E40272">
      <w:pPr>
        <w:pStyle w:val="NoSpacing"/>
      </w:pPr>
      <w:r>
        <w:t>{</w:t>
      </w:r>
    </w:p>
    <w:p w14:paraId="1332280E" w14:textId="77777777" w:rsidR="00E40272" w:rsidRDefault="00E40272" w:rsidP="00E40272">
      <w:pPr>
        <w:pStyle w:val="NoSpacing"/>
      </w:pPr>
      <w:r>
        <w:t xml:space="preserve">    </w:t>
      </w:r>
      <w:r w:rsidRPr="00210F40">
        <w:t>SAI_NEXT_HOP_ATTR_TYPE</w:t>
      </w:r>
      <w:r>
        <w:t>=</w:t>
      </w:r>
      <w:r w:rsidRPr="00210F40">
        <w:t xml:space="preserve"> </w:t>
      </w:r>
      <w:ins w:id="1469" w:author="Matty Kadosh" w:date="2015-09-07T19:08:00Z">
        <w:r>
          <w:t>SAI_NEXT_HOP_</w:t>
        </w:r>
      </w:ins>
      <w:ins w:id="1470" w:author="Matty Kadosh" w:date="2015-09-07T19:09:00Z">
        <w:r>
          <w:t>TUNNEL_ENCAP</w:t>
        </w:r>
      </w:ins>
      <w:r>
        <w:t>(new type)</w:t>
      </w:r>
    </w:p>
    <w:p w14:paraId="063756F7" w14:textId="2905422C" w:rsidR="00E40272" w:rsidRDefault="00E40272" w:rsidP="00E40272">
      <w:pPr>
        <w:pStyle w:val="NoSpacing"/>
      </w:pPr>
      <w:r>
        <w:t xml:space="preserve">    </w:t>
      </w:r>
      <w:ins w:id="1471" w:author="Matty Kadosh" w:date="2015-09-07T19:18:00Z">
        <w:r>
          <w:t>SAI_NEXT_HOP_ATTR_TUNNEL_ID</w:t>
        </w:r>
      </w:ins>
      <w:r>
        <w:t>=</w:t>
      </w:r>
      <w:r w:rsidRPr="00210F40">
        <w:t xml:space="preserve"> </w:t>
      </w:r>
      <w:r w:rsidR="004850CD">
        <w:t>vxlan</w:t>
      </w:r>
      <w:r>
        <w:t>_obj</w:t>
      </w:r>
    </w:p>
    <w:p w14:paraId="140FE5D9" w14:textId="5FB85AAA" w:rsidR="00E40272" w:rsidRDefault="00E40272" w:rsidP="00E40272">
      <w:pPr>
        <w:pStyle w:val="NoSpacing"/>
      </w:pPr>
      <w:r>
        <w:t xml:space="preserve">    </w:t>
      </w:r>
      <w:ins w:id="1472" w:author="Matty Kadosh" w:date="2015-09-07T19:21:00Z">
        <w:r>
          <w:t>SAI_NEXT_HOP_ATTR_IP</w:t>
        </w:r>
      </w:ins>
      <w:r w:rsidR="001B4287">
        <w:t>=2.2.2</w:t>
      </w:r>
      <w:r>
        <w:t>.3</w:t>
      </w:r>
    </w:p>
    <w:p w14:paraId="40F17E70" w14:textId="77777777" w:rsidR="00E40272" w:rsidRDefault="00E40272" w:rsidP="00E40272">
      <w:pPr>
        <w:pStyle w:val="NoSpacing"/>
      </w:pPr>
      <w:r>
        <w:t>}</w:t>
      </w:r>
    </w:p>
    <w:p w14:paraId="76C9DEAE" w14:textId="77777777" w:rsidR="004850CD" w:rsidRDefault="004850CD" w:rsidP="00E40272">
      <w:pPr>
        <w:pStyle w:val="NoSpacing"/>
      </w:pPr>
    </w:p>
    <w:p w14:paraId="31610D78" w14:textId="751AF47A" w:rsidR="004850CD" w:rsidRDefault="004850CD" w:rsidP="004850CD">
      <w:pPr>
        <w:pStyle w:val="NoSpacing"/>
      </w:pPr>
      <w:r>
        <w:t>Next hop    _encap_obj_host_b</w:t>
      </w:r>
    </w:p>
    <w:p w14:paraId="734E7195" w14:textId="77777777" w:rsidR="004850CD" w:rsidRDefault="004850CD" w:rsidP="004850CD">
      <w:pPr>
        <w:pStyle w:val="NoSpacing"/>
      </w:pPr>
      <w:r>
        <w:lastRenderedPageBreak/>
        <w:t>{</w:t>
      </w:r>
    </w:p>
    <w:p w14:paraId="23685BCA" w14:textId="77777777" w:rsidR="004850CD" w:rsidRDefault="004850CD" w:rsidP="004850CD">
      <w:pPr>
        <w:pStyle w:val="NoSpacing"/>
      </w:pPr>
      <w:r>
        <w:t xml:space="preserve">    </w:t>
      </w:r>
      <w:r w:rsidRPr="00210F40">
        <w:t>SAI_NEXT_HOP_ATTR_TYPE</w:t>
      </w:r>
      <w:r>
        <w:t>=</w:t>
      </w:r>
      <w:r w:rsidRPr="00210F40">
        <w:t xml:space="preserve"> </w:t>
      </w:r>
      <w:ins w:id="1473" w:author="Matty Kadosh" w:date="2015-09-07T19:08:00Z">
        <w:r>
          <w:t>SAI_NEXT_HOP_</w:t>
        </w:r>
      </w:ins>
      <w:ins w:id="1474" w:author="Matty Kadosh" w:date="2015-09-07T19:09:00Z">
        <w:r>
          <w:t>TUNNEL_ENCAP</w:t>
        </w:r>
      </w:ins>
      <w:r>
        <w:t>(new type)</w:t>
      </w:r>
    </w:p>
    <w:p w14:paraId="75961531" w14:textId="74347934" w:rsidR="004850CD" w:rsidRDefault="004850CD" w:rsidP="004850CD">
      <w:pPr>
        <w:pStyle w:val="NoSpacing"/>
      </w:pPr>
      <w:r>
        <w:t xml:space="preserve">    </w:t>
      </w:r>
      <w:ins w:id="1475" w:author="Matty Kadosh" w:date="2015-09-07T19:18:00Z">
        <w:r>
          <w:t>SAI_NEXT_HOP_ATTR_TUNNEL_ID</w:t>
        </w:r>
      </w:ins>
      <w:r>
        <w:t>=</w:t>
      </w:r>
      <w:r w:rsidRPr="00210F40">
        <w:t xml:space="preserve"> </w:t>
      </w:r>
      <w:r>
        <w:t>vxlan_obj</w:t>
      </w:r>
    </w:p>
    <w:p w14:paraId="19B7FD94" w14:textId="0D60EA6F" w:rsidR="004850CD" w:rsidRDefault="004850CD" w:rsidP="004850CD">
      <w:pPr>
        <w:pStyle w:val="NoSpacing"/>
      </w:pPr>
      <w:r>
        <w:t xml:space="preserve">    </w:t>
      </w:r>
      <w:ins w:id="1476" w:author="Matty Kadosh" w:date="2015-09-07T19:21:00Z">
        <w:r>
          <w:t>SAI_NEXT_HOP_ATTR_IP</w:t>
        </w:r>
      </w:ins>
      <w:r w:rsidR="001B4287">
        <w:t>=3.3.3</w:t>
      </w:r>
      <w:r>
        <w:t>.3</w:t>
      </w:r>
    </w:p>
    <w:p w14:paraId="4287C525" w14:textId="77777777" w:rsidR="004850CD" w:rsidRDefault="004850CD" w:rsidP="004850CD">
      <w:pPr>
        <w:pStyle w:val="NoSpacing"/>
      </w:pPr>
      <w:r>
        <w:t>}</w:t>
      </w:r>
    </w:p>
    <w:p w14:paraId="224FFCFE" w14:textId="77777777" w:rsidR="004850CD" w:rsidRDefault="004850CD" w:rsidP="00E40272">
      <w:pPr>
        <w:pStyle w:val="NoSpacing"/>
      </w:pPr>
    </w:p>
    <w:p w14:paraId="0B8C68E8" w14:textId="77777777" w:rsidR="00E40272" w:rsidRDefault="00E40272" w:rsidP="00E40272">
      <w:pPr>
        <w:pStyle w:val="NoSpacing"/>
      </w:pPr>
    </w:p>
    <w:p w14:paraId="6A0DE8E4" w14:textId="32AC75BB" w:rsidR="001B4287" w:rsidRPr="004850CD" w:rsidRDefault="004850CD" w:rsidP="001B4287">
      <w:pPr>
        <w:pStyle w:val="NoSpacing"/>
        <w:rPr>
          <w:b/>
          <w:bCs/>
        </w:rPr>
      </w:pPr>
      <w:r w:rsidRPr="004850CD">
        <w:rPr>
          <w:b/>
          <w:bCs/>
        </w:rPr>
        <w:t xml:space="preserve">FBD configuration: </w:t>
      </w:r>
    </w:p>
    <w:p w14:paraId="604B285E" w14:textId="77777777" w:rsidR="001B4287" w:rsidRDefault="004850CD" w:rsidP="001B4287">
      <w:pPr>
        <w:pStyle w:val="NoSpacing"/>
      </w:pPr>
      <w:r>
        <w:t xml:space="preserve">MAC </w:t>
      </w:r>
      <w:r w:rsidR="001B4287">
        <w:t>VM1,vlan 2 -&gt; encap_obj_host_a</w:t>
      </w:r>
    </w:p>
    <w:p w14:paraId="3C895259" w14:textId="59BCDF1C" w:rsidR="001B4287" w:rsidRDefault="001B4287" w:rsidP="001B4287">
      <w:pPr>
        <w:pStyle w:val="NoSpacing"/>
      </w:pPr>
      <w:r>
        <w:t>MAC VM2,vlan 4 -&gt; encap_obj_host_a</w:t>
      </w:r>
    </w:p>
    <w:p w14:paraId="59A8A6C0" w14:textId="1B65C5DC" w:rsidR="001B4287" w:rsidRDefault="001B4287" w:rsidP="001B4287">
      <w:pPr>
        <w:pStyle w:val="NoSpacing"/>
      </w:pPr>
      <w:r>
        <w:t>MAC VM1,vlan 6 -&gt; encap_obj_host_b</w:t>
      </w:r>
    </w:p>
    <w:p w14:paraId="3611F5C2" w14:textId="2ABF219F" w:rsidR="001B4287" w:rsidRDefault="001B4287" w:rsidP="001B4287">
      <w:pPr>
        <w:pStyle w:val="NoSpacing"/>
      </w:pPr>
      <w:r>
        <w:t>MAC VM2,vlan 5-&gt; encap_obj_host_b</w:t>
      </w:r>
    </w:p>
    <w:p w14:paraId="00806B7F" w14:textId="77777777" w:rsidR="001B4287" w:rsidRDefault="001B4287" w:rsidP="001B4287">
      <w:pPr>
        <w:pStyle w:val="NoSpacing"/>
      </w:pPr>
    </w:p>
    <w:p w14:paraId="7309081E" w14:textId="77777777" w:rsidR="001B4287" w:rsidRDefault="001B4287" w:rsidP="001B4287">
      <w:pPr>
        <w:pStyle w:val="NoSpacing"/>
      </w:pPr>
    </w:p>
    <w:p w14:paraId="57575B52" w14:textId="03F94FF2" w:rsidR="00E40272" w:rsidRDefault="00E40272" w:rsidP="00E40272">
      <w:pPr>
        <w:pStyle w:val="NoSpacing"/>
      </w:pPr>
    </w:p>
    <w:p w14:paraId="3867C2E6" w14:textId="77777777" w:rsidR="00E40272" w:rsidRDefault="00E40272" w:rsidP="00E40272">
      <w:pPr>
        <w:pStyle w:val="NoSpacing"/>
      </w:pPr>
    </w:p>
    <w:p w14:paraId="7FACB237" w14:textId="77777777" w:rsidR="00E40272" w:rsidRDefault="00E40272" w:rsidP="00E40272">
      <w:pPr>
        <w:pStyle w:val="NoSpacing"/>
      </w:pPr>
    </w:p>
    <w:p w14:paraId="1F3DDED2" w14:textId="77777777" w:rsidR="00E40272" w:rsidRDefault="00E40272" w:rsidP="00E40272">
      <w:pPr>
        <w:pStyle w:val="NoSpacing"/>
      </w:pPr>
    </w:p>
    <w:p w14:paraId="2399D510" w14:textId="77777777" w:rsidR="00E40272" w:rsidRPr="00BA404F" w:rsidDel="00361A75" w:rsidRDefault="00E40272" w:rsidP="00E40272">
      <w:pPr>
        <w:rPr>
          <w:del w:id="1477" w:author="Matty Kadosh" w:date="2015-08-01T16:09:00Z"/>
        </w:rPr>
      </w:pPr>
      <w:del w:id="1478" w:author="Matty Kadosh" w:date="2015-08-01T16:09:00Z">
        <w:r w:rsidDel="00361A75">
          <w:delText xml:space="preserve">The switch buffer is divided into multiple buffer pools. A buffer pool is statically allocated buffer region. </w:delText>
        </w:r>
      </w:del>
      <w:ins w:id="1479" w:author="Guohan Lu" w:date="2015-05-18T10:58:00Z">
        <w:del w:id="1480" w:author="Matty Kadosh" w:date="2015-08-01T16:09:00Z">
          <w:r w:rsidDel="00361A75">
            <w:delText xml:space="preserve">There are two types of buffer pool, ingress buffer pool and egress buffer pool. </w:delText>
          </w:r>
        </w:del>
      </w:ins>
      <w:ins w:id="1481" w:author="Guohan Lu" w:date="2015-05-18T10:59:00Z">
        <w:del w:id="1482" w:author="Matty Kadosh" w:date="2015-08-01T16:09:00Z">
          <w:r w:rsidDel="00361A75">
            <w:delText xml:space="preserve">They are mapped the same switch buffer. </w:delText>
          </w:r>
        </w:del>
      </w:ins>
      <w:del w:id="1483" w:author="Matty Kadosh" w:date="2015-08-01T16:09:00Z">
        <w:r w:rsidDel="00361A75">
          <w:delText xml:space="preserve">An incoming packet </w:delText>
        </w:r>
      </w:del>
      <w:ins w:id="1484" w:author="Guohan Lu" w:date="2015-05-18T10:59:00Z">
        <w:del w:id="1485" w:author="Matty Kadosh" w:date="2015-08-01T16:09:00Z">
          <w:r w:rsidDel="00361A75">
            <w:delText>must be</w:delText>
          </w:r>
        </w:del>
      </w:ins>
      <w:del w:id="1486" w:author="Matty Kadosh" w:date="2015-08-01T16:09:00Z">
        <w:r w:rsidDel="00361A75">
          <w:delText xml:space="preserve">is admitted </w:delText>
        </w:r>
      </w:del>
      <w:ins w:id="1487" w:author="Guohan Lu" w:date="2015-05-18T10:59:00Z">
        <w:del w:id="1488" w:author="Matty Kadosh" w:date="2015-08-01T16:09:00Z">
          <w:r w:rsidDel="00361A75">
            <w:delText xml:space="preserve">by an ingress buffer pool and an egress buffer pool. </w:delText>
          </w:r>
        </w:del>
      </w:ins>
      <w:del w:id="1489" w:author="Matty Kadosh" w:date="2015-08-01T16:09:00Z">
        <w:r w:rsidDel="00361A75">
          <w:delText xml:space="preserve">to a specific buffer pool. </w:delText>
        </w:r>
      </w:del>
      <w:del w:id="1490" w:author="Guohan Lu" w:date="2015-05-18T10:58:00Z">
        <w:r w:rsidDel="00361A75">
          <w:delText xml:space="preserve">There are two types of buffer pool, ingress buffer pool and egress buffer pool. </w:delText>
        </w:r>
      </w:del>
      <w:del w:id="1491" w:author="Matty Kadosh" w:date="2015-08-01T16:09:00Z">
        <w:r w:rsidDel="00361A75">
          <w:delText xml:space="preserve">They share the same switch buffer. </w:delText>
        </w:r>
      </w:del>
    </w:p>
    <w:p w14:paraId="5F8F982F" w14:textId="77777777" w:rsidR="00E40272" w:rsidDel="009A169A" w:rsidRDefault="00E40272" w:rsidP="00E40272">
      <w:pPr>
        <w:pStyle w:val="Heading2"/>
        <w:rPr>
          <w:del w:id="1492" w:author="Matty Kadosh" w:date="2015-08-01T16:20:00Z"/>
        </w:rPr>
      </w:pPr>
      <w:del w:id="1493" w:author="Matty Kadosh" w:date="2015-08-01T16:20:00Z">
        <w:r w:rsidDel="009A169A">
          <w:delText>Ingress/Egress buffer allocation model</w:delText>
        </w:r>
      </w:del>
    </w:p>
    <w:p w14:paraId="22CE26F5" w14:textId="77777777" w:rsidR="00E40272" w:rsidDel="009A169A" w:rsidRDefault="00E40272" w:rsidP="00E40272">
      <w:pPr>
        <w:pStyle w:val="Heading3"/>
        <w:rPr>
          <w:del w:id="1494" w:author="Matty Kadosh" w:date="2015-08-01T16:20:00Z"/>
        </w:rPr>
      </w:pPr>
      <w:del w:id="1495" w:author="Matty Kadosh" w:date="2015-08-01T16:20:00Z">
        <w:r w:rsidDel="009A169A">
          <w:delText xml:space="preserve">Ingress pipe </w:delText>
        </w:r>
      </w:del>
    </w:p>
    <w:p w14:paraId="59B93D59" w14:textId="77777777" w:rsidR="00E40272" w:rsidRPr="00012474" w:rsidDel="009A169A" w:rsidRDefault="00E40272" w:rsidP="00E40272">
      <w:pPr>
        <w:rPr>
          <w:del w:id="1496" w:author="Matty Kadosh" w:date="2015-08-01T16:20:00Z"/>
        </w:rPr>
      </w:pPr>
      <w:del w:id="1497" w:author="Matty Kadosh" w:date="2015-08-01T16:20:00Z">
        <w:r w:rsidDel="009A169A">
          <w:rPr>
            <w:rFonts w:cstheme="minorHAnsi"/>
          </w:rPr>
          <w:object w:dxaOrig="12346" w:dyaOrig="7436" w14:anchorId="6E92ADE9">
            <v:shape id="_x0000_i1027" type="#_x0000_t75" style="width:509.25pt;height:305.25pt" o:ole="">
              <v:imagedata r:id="rId48" o:title=""/>
            </v:shape>
            <o:OLEObject Type="Embed" ProgID="Visio.Drawing.11" ShapeID="_x0000_i1027" DrawAspect="Content" ObjectID="_1511800286" r:id="rId49"/>
          </w:object>
        </w:r>
      </w:del>
    </w:p>
    <w:p w14:paraId="32736FF3" w14:textId="77777777" w:rsidR="00E40272" w:rsidDel="009A169A" w:rsidRDefault="00E40272" w:rsidP="00E40272">
      <w:pPr>
        <w:pStyle w:val="Heading3"/>
        <w:rPr>
          <w:del w:id="1498" w:author="Matty Kadosh" w:date="2015-08-01T16:20:00Z"/>
        </w:rPr>
      </w:pPr>
      <w:del w:id="1499" w:author="Matty Kadosh" w:date="2015-08-01T16:20:00Z">
        <w:r w:rsidDel="009A169A">
          <w:delText xml:space="preserve">Egress pipe </w:delText>
        </w:r>
      </w:del>
    </w:p>
    <w:p w14:paraId="119A9758" w14:textId="77777777" w:rsidR="00E40272" w:rsidDel="009A169A" w:rsidRDefault="00E40272" w:rsidP="00E40272">
      <w:pPr>
        <w:pStyle w:val="NoSpacing"/>
        <w:rPr>
          <w:del w:id="1500" w:author="Matty Kadosh" w:date="2015-08-01T16:20:00Z"/>
          <w:rFonts w:asciiTheme="minorHAnsi" w:hAnsiTheme="minorHAnsi" w:cstheme="minorHAnsi"/>
        </w:rPr>
      </w:pPr>
    </w:p>
    <w:p w14:paraId="72ACCB2E" w14:textId="77777777" w:rsidR="00E40272" w:rsidDel="009A169A" w:rsidRDefault="00E40272" w:rsidP="00E40272">
      <w:pPr>
        <w:rPr>
          <w:del w:id="1501" w:author="Matty Kadosh" w:date="2015-08-01T16:20:00Z"/>
        </w:rPr>
      </w:pPr>
    </w:p>
    <w:p w14:paraId="69FB9719" w14:textId="77777777" w:rsidR="00E40272" w:rsidDel="009A169A" w:rsidRDefault="00E40272" w:rsidP="00E40272">
      <w:pPr>
        <w:rPr>
          <w:del w:id="1502" w:author="Matty Kadosh" w:date="2015-08-01T16:20:00Z"/>
        </w:rPr>
      </w:pPr>
      <w:del w:id="1503" w:author="Matty Kadosh" w:date="2015-08-01T16:20:00Z">
        <w:r w:rsidDel="009A169A">
          <w:rPr>
            <w:rFonts w:cstheme="minorHAnsi"/>
          </w:rPr>
          <w:fldChar w:fldCharType="begin"/>
        </w:r>
        <w:r w:rsidDel="009A169A">
          <w:rPr>
            <w:rFonts w:cstheme="minorHAnsi"/>
          </w:rPr>
          <w:fldChar w:fldCharType="end"/>
        </w:r>
      </w:del>
    </w:p>
    <w:p w14:paraId="73E08FCB" w14:textId="77777777" w:rsidR="00E40272" w:rsidDel="009A169A" w:rsidRDefault="00E40272" w:rsidP="00E40272">
      <w:pPr>
        <w:rPr>
          <w:del w:id="1504" w:author="Matty Kadosh" w:date="2015-08-01T16:20:00Z"/>
        </w:rPr>
      </w:pPr>
      <w:del w:id="1505" w:author="Matty Kadosh" w:date="2015-05-20T12:44:00Z">
        <w:r>
          <w:rPr>
            <w:noProof/>
            <w:lang w:bidi="he-IL"/>
          </w:rPr>
          <w:drawing>
            <wp:inline distT="0" distB="0" distL="0" distR="0" wp14:anchorId="3E58F4EC" wp14:editId="75B8C4CB">
              <wp:extent cx="6452870" cy="387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2870" cy="3873500"/>
                      </a:xfrm>
                      <a:prstGeom prst="rect">
                        <a:avLst/>
                      </a:prstGeom>
                      <a:noFill/>
                      <a:ln>
                        <a:noFill/>
                      </a:ln>
                    </pic:spPr>
                  </pic:pic>
                </a:graphicData>
              </a:graphic>
            </wp:inline>
          </w:drawing>
        </w:r>
      </w:del>
    </w:p>
    <w:p w14:paraId="08F9464D" w14:textId="77777777" w:rsidR="00E40272" w:rsidRPr="00DE3831" w:rsidDel="009A169A" w:rsidRDefault="00E40272" w:rsidP="00E40272">
      <w:pPr>
        <w:pStyle w:val="Heading3"/>
        <w:rPr>
          <w:del w:id="1506" w:author="Matty Kadosh" w:date="2015-08-01T16:20:00Z"/>
        </w:rPr>
      </w:pPr>
      <w:del w:id="1507" w:author="Matty Kadosh" w:date="2015-08-01T16:20:00Z">
        <w:r w:rsidDel="009A169A">
          <w:delText>Ingress and egress buffer admission rule</w:delText>
        </w:r>
      </w:del>
    </w:p>
    <w:p w14:paraId="5E0AACA5" w14:textId="77777777" w:rsidR="00E40272" w:rsidDel="009A169A" w:rsidRDefault="00E40272" w:rsidP="00E40272">
      <w:pPr>
        <w:pStyle w:val="Heading3"/>
        <w:numPr>
          <w:ilvl w:val="0"/>
          <w:numId w:val="0"/>
        </w:numPr>
        <w:ind w:left="720" w:hanging="720"/>
        <w:rPr>
          <w:del w:id="1508" w:author="Matty Kadosh" w:date="2015-08-01T16:20:00Z"/>
        </w:rPr>
      </w:pPr>
    </w:p>
    <w:p w14:paraId="5A8E2A61" w14:textId="77777777" w:rsidR="00E40272" w:rsidDel="009A169A" w:rsidRDefault="00E40272" w:rsidP="00E40272">
      <w:pPr>
        <w:rPr>
          <w:del w:id="1509" w:author="Matty Kadosh" w:date="2015-08-01T16:20:00Z"/>
        </w:rPr>
      </w:pPr>
      <w:del w:id="1510" w:author="Matty Kadosh" w:date="2015-08-01T16:20:00Z">
        <w:r w:rsidDel="009A169A">
          <w:object w:dxaOrig="28843" w:dyaOrig="13397" w14:anchorId="0C26AE1F">
            <v:shape id="_x0000_i1028" type="#_x0000_t75" style="width:540.75pt;height:252.75pt" o:ole="">
              <v:imagedata r:id="rId51" o:title=""/>
            </v:shape>
            <o:OLEObject Type="Embed" ProgID="Visio.Drawing.11" ShapeID="_x0000_i1028" DrawAspect="Content" ObjectID="_1511800287" r:id="rId52"/>
          </w:object>
        </w:r>
      </w:del>
    </w:p>
    <w:p w14:paraId="1AFCAF6C" w14:textId="77777777" w:rsidR="00E40272" w:rsidDel="009A169A" w:rsidRDefault="00E40272" w:rsidP="00E40272">
      <w:pPr>
        <w:pStyle w:val="Heading3"/>
        <w:rPr>
          <w:del w:id="1511" w:author="Matty Kadosh" w:date="2015-08-01T16:20:00Z"/>
        </w:rPr>
      </w:pPr>
      <w:del w:id="1512" w:author="Matty Kadosh" w:date="2015-08-01T16:20:00Z">
        <w:r w:rsidDel="009A169A">
          <w:delText>XON/XOFF Frame generation model</w:delText>
        </w:r>
      </w:del>
    </w:p>
    <w:p w14:paraId="6AE27017" w14:textId="77777777" w:rsidR="00E40272" w:rsidRPr="00F66217" w:rsidDel="009A169A" w:rsidRDefault="00E40272" w:rsidP="00E40272">
      <w:pPr>
        <w:rPr>
          <w:del w:id="1513" w:author="Matty Kadosh" w:date="2015-08-01T16:20:00Z"/>
        </w:rPr>
      </w:pPr>
    </w:p>
    <w:p w14:paraId="0BF3027E" w14:textId="77777777" w:rsidR="00E40272" w:rsidDel="009A169A" w:rsidRDefault="00E40272" w:rsidP="00E40272">
      <w:pPr>
        <w:rPr>
          <w:ins w:id="1514" w:author="Guohan Lu" w:date="2015-05-19T10:21:00Z"/>
          <w:del w:id="1515" w:author="Matty Kadosh" w:date="2015-08-01T16:20:00Z"/>
        </w:rPr>
      </w:pPr>
      <w:del w:id="1516" w:author="Matty Kadosh" w:date="2015-08-01T16:20:00Z">
        <w:r w:rsidDel="009A169A">
          <w:delText xml:space="preserve">In lossless model, an ingress buffer have two extra attributes to control the generation of xoff/xon frames. When the available buffer in </w:delText>
        </w:r>
      </w:del>
      <w:ins w:id="1517" w:author="Guohan Lu" w:date="2015-05-19T09:41:00Z">
        <w:del w:id="1518" w:author="Matty Kadosh" w:date="2015-08-01T16:20:00Z">
          <w:r w:rsidDel="009A169A">
            <w:delText xml:space="preserve">PG </w:delText>
          </w:r>
        </w:del>
      </w:ins>
      <w:del w:id="1519" w:author="Matty Kadosh" w:date="2015-08-01T16:20:00Z">
        <w:r w:rsidDel="009A169A">
          <w:delText>reserved buffer is less than xoff threshold, xoff frame is triggered. When the total buffer usage</w:delText>
        </w:r>
      </w:del>
      <w:ins w:id="1520" w:author="Guohan Lu" w:date="2015-05-19T09:43:00Z">
        <w:del w:id="1521" w:author="Matty Kadosh" w:date="2015-08-01T16:20:00Z">
          <w:r w:rsidDel="009A169A">
            <w:delText xml:space="preserve"> for this PG</w:delText>
          </w:r>
        </w:del>
      </w:ins>
      <w:del w:id="1522" w:author="Matty Kadosh" w:date="2015-08-01T16:20:00Z">
        <w:r w:rsidDel="009A169A">
          <w:delText xml:space="preserve"> (include both shared </w:delText>
        </w:r>
      </w:del>
      <w:ins w:id="1523" w:author="Guohan Lu" w:date="2015-05-19T09:43:00Z">
        <w:del w:id="1524" w:author="Matty Kadosh" w:date="2015-08-01T16:20:00Z">
          <w:r w:rsidDel="009A169A">
            <w:delText>pool buffer, port buffer, and PG buffer</w:delText>
          </w:r>
        </w:del>
      </w:ins>
      <w:del w:id="1525" w:author="Matty Kadosh" w:date="2015-08-01T16:20:00Z">
        <w:r w:rsidDel="009A169A">
          <w:delText>and reserved buffer usage) is less than xon threshold</w:delText>
        </w:r>
      </w:del>
      <w:ins w:id="1526" w:author="Guohan Lu" w:date="2015-05-19T09:44:00Z">
        <w:del w:id="1527" w:author="Matty Kadosh" w:date="2015-08-01T16:20:00Z">
          <w:r w:rsidDel="009A169A">
            <w:delText xml:space="preserve"> and </w:delText>
          </w:r>
        </w:del>
      </w:ins>
      <w:ins w:id="1528" w:author="Guohan Lu" w:date="2015-05-19T09:49:00Z">
        <w:del w:id="1529" w:author="Matty Kadosh" w:date="2015-08-01T16:20:00Z">
          <w:r w:rsidDel="009A169A">
            <w:delText>available buffer is larger than xoff threshold</w:delText>
          </w:r>
        </w:del>
      </w:ins>
      <w:del w:id="1530" w:author="Matty Kadosh" w:date="2015-08-01T16:20:00Z">
        <w:r w:rsidDel="009A169A">
          <w:delText>, the xon frame is triggered.</w:delText>
        </w:r>
      </w:del>
    </w:p>
    <w:p w14:paraId="04B3510D" w14:textId="77777777" w:rsidR="00E40272" w:rsidDel="009A169A" w:rsidRDefault="00E40272" w:rsidP="00E40272">
      <w:pPr>
        <w:rPr>
          <w:del w:id="1531" w:author="Matty Kadosh" w:date="2015-08-01T16:20:00Z"/>
          <w:noProof/>
          <w:lang w:eastAsia="zh-CN"/>
        </w:rPr>
      </w:pPr>
    </w:p>
    <w:p w14:paraId="6E3918D1" w14:textId="77777777" w:rsidR="00E40272" w:rsidDel="009A169A" w:rsidRDefault="00E40272" w:rsidP="00E40272">
      <w:pPr>
        <w:rPr>
          <w:del w:id="1532" w:author="Matty Kadosh" w:date="2015-08-01T16:20:00Z"/>
        </w:rPr>
      </w:pPr>
      <w:ins w:id="1533" w:author="Guohan Lu" w:date="2015-05-19T10:26:00Z">
        <w:del w:id="1534" w:author="Matty Kadosh" w:date="2015-08-01T16:20:00Z">
          <w:r w:rsidDel="009A169A">
            <w:object w:dxaOrig="10365" w:dyaOrig="1771" w14:anchorId="42F29315">
              <v:shape id="_x0000_i1029" type="#_x0000_t75" style="width:467.25pt;height:80.25pt" o:ole="">
                <v:imagedata r:id="rId53" o:title=""/>
              </v:shape>
              <o:OLEObject Type="Embed" ProgID="Visio.Drawing.15" ShapeID="_x0000_i1029" DrawAspect="Content" ObjectID="_1511800288" r:id="rId54"/>
            </w:object>
          </w:r>
        </w:del>
      </w:ins>
    </w:p>
    <w:p w14:paraId="1F79F381" w14:textId="77777777" w:rsidR="00E40272" w:rsidRPr="00DE3831" w:rsidDel="009A169A" w:rsidRDefault="00E40272" w:rsidP="00E40272">
      <w:pPr>
        <w:rPr>
          <w:del w:id="1535" w:author="Matty Kadosh" w:date="2015-08-01T16:20:00Z"/>
        </w:rPr>
      </w:pPr>
    </w:p>
    <w:p w14:paraId="247F4CCB" w14:textId="77777777" w:rsidR="00E40272" w:rsidDel="009A169A" w:rsidRDefault="00E40272" w:rsidP="00E40272">
      <w:pPr>
        <w:pStyle w:val="Heading1"/>
        <w:rPr>
          <w:del w:id="1536" w:author="Matty Kadosh" w:date="2015-08-01T16:20:00Z"/>
        </w:rPr>
      </w:pPr>
      <w:del w:id="1537" w:author="Matty Kadosh" w:date="2015-08-01T16:20:00Z">
        <w:r w:rsidDel="009A169A">
          <w:delText xml:space="preserve">SAI model </w:delText>
        </w:r>
      </w:del>
    </w:p>
    <w:p w14:paraId="42B1D2AD" w14:textId="77777777" w:rsidR="00E40272" w:rsidRPr="001E7FAC" w:rsidDel="009A169A" w:rsidRDefault="00E40272" w:rsidP="00E40272">
      <w:pPr>
        <w:rPr>
          <w:del w:id="1538" w:author="Matty Kadosh" w:date="2015-08-01T16:20:00Z"/>
        </w:rPr>
      </w:pPr>
      <w:del w:id="1539" w:author="Matty Kadosh" w:date="2015-08-01T16:20:00Z">
        <w:r w:rsidDel="009A169A">
          <w:delText>Since in most case switch port</w:delText>
        </w:r>
      </w:del>
      <w:ins w:id="1540" w:author="Guohan Lu" w:date="2015-05-19T09:51:00Z">
        <w:del w:id="1541" w:author="Matty Kadosh" w:date="2015-08-01T16:20:00Z">
          <w:r w:rsidDel="009A169A">
            <w:delText>s</w:delText>
          </w:r>
        </w:del>
      </w:ins>
      <w:del w:id="1542" w:author="Matty Kadosh" w:date="2015-08-01T16:20:00Z">
        <w:r w:rsidDel="009A169A">
          <w:delText xml:space="preserve"> share the same buffer configuration, SAI supports creating buffer profile</w:delText>
        </w:r>
      </w:del>
      <w:ins w:id="1543" w:author="Guohan Lu" w:date="2015-05-19T09:51:00Z">
        <w:del w:id="1544" w:author="Matty Kadosh" w:date="2015-08-01T16:20:00Z">
          <w:r w:rsidDel="009A169A">
            <w:delText>s</w:delText>
          </w:r>
        </w:del>
      </w:ins>
      <w:del w:id="1545" w:author="Matty Kadosh" w:date="2015-08-01T16:20:00Z">
        <w:r w:rsidDel="009A169A">
          <w:delText xml:space="preserve"> and attaching those profile</w:delText>
        </w:r>
      </w:del>
      <w:ins w:id="1546" w:author="Guohan Lu" w:date="2015-05-19T09:52:00Z">
        <w:del w:id="1547" w:author="Matty Kadosh" w:date="2015-08-01T16:20:00Z">
          <w:r w:rsidDel="009A169A">
            <w:delText>s</w:delText>
          </w:r>
        </w:del>
      </w:ins>
      <w:del w:id="1548" w:author="Matty Kadosh" w:date="2015-08-01T16:20:00Z">
        <w:r w:rsidDel="009A169A">
          <w:delText xml:space="preserve"> to a port ingress buffer</w:delText>
        </w:r>
      </w:del>
      <w:ins w:id="1549" w:author="Guohan Lu" w:date="2015-05-19T09:52:00Z">
        <w:del w:id="1550" w:author="Matty Kadosh" w:date="2015-08-01T16:20:00Z">
          <w:r w:rsidDel="009A169A">
            <w:delText>PG</w:delText>
          </w:r>
        </w:del>
      </w:ins>
      <w:del w:id="1551" w:author="Matty Kadosh" w:date="2015-08-01T16:20:00Z">
        <w:r w:rsidDel="009A169A">
          <w:delText>, port TC</w:delText>
        </w:r>
      </w:del>
      <w:ins w:id="1552" w:author="Guohan Lu" w:date="2015-05-19T09:52:00Z">
        <w:del w:id="1553" w:author="Matty Kadosh" w:date="2015-08-01T16:20:00Z">
          <w:r w:rsidDel="009A169A">
            <w:delText>egress queue</w:delText>
          </w:r>
        </w:del>
      </w:ins>
      <w:del w:id="1554" w:author="Matty Kadosh" w:date="2015-08-01T16:20:00Z">
        <w:r w:rsidDel="009A169A">
          <w:delText>. When the attributes in a buffer profile change, all attached buffers get affected.</w:delText>
        </w:r>
      </w:del>
    </w:p>
    <w:p w14:paraId="3AEC02E7" w14:textId="77777777" w:rsidR="00E40272" w:rsidDel="009A169A" w:rsidRDefault="00E40272" w:rsidP="00E40272">
      <w:pPr>
        <w:pStyle w:val="NoSpacing"/>
        <w:rPr>
          <w:del w:id="1555" w:author="Matty Kadosh" w:date="2015-08-01T16:20:00Z"/>
          <w:rFonts w:asciiTheme="minorHAnsi" w:hAnsiTheme="minorHAnsi" w:cstheme="minorHAnsi"/>
        </w:rPr>
      </w:pPr>
      <w:del w:id="1556" w:author="Matty Kadosh" w:date="2015-08-01T16:20:00Z">
        <w:r w:rsidDel="009A169A">
          <w:rPr>
            <w:rFonts w:cstheme="minorHAnsi"/>
          </w:rPr>
          <w:fldChar w:fldCharType="begin"/>
        </w:r>
        <w:r w:rsidDel="009A169A">
          <w:rPr>
            <w:rFonts w:cstheme="minorHAnsi"/>
          </w:rPr>
          <w:fldChar w:fldCharType="end"/>
        </w:r>
      </w:del>
      <w:del w:id="1557" w:author="Matty Kadosh" w:date="2015-05-20T12:55:00Z">
        <w:r w:rsidDel="00FC4E3E">
          <w:rPr>
            <w:rFonts w:asciiTheme="minorHAnsi" w:hAnsiTheme="minorHAnsi" w:cstheme="minorHAnsi"/>
          </w:rPr>
          <w:object w:dxaOrig="15998" w:dyaOrig="10335" w14:anchorId="6F0172D4">
            <v:shape id="_x0000_i1030" type="#_x0000_t75" style="width:502.5pt;height:325.5pt" o:ole="">
              <v:imagedata r:id="rId55" o:title=""/>
            </v:shape>
            <o:OLEObject Type="Embed" ProgID="Visio.Drawing.11" ShapeID="_x0000_i1030" DrawAspect="Content" ObjectID="_1511800289" r:id="rId56"/>
          </w:object>
        </w:r>
      </w:del>
    </w:p>
    <w:p w14:paraId="0B381969" w14:textId="77777777" w:rsidR="00E40272" w:rsidRPr="001053E1" w:rsidDel="009A169A" w:rsidRDefault="00E40272" w:rsidP="00E40272">
      <w:pPr>
        <w:pStyle w:val="NoSpacing"/>
        <w:rPr>
          <w:del w:id="1558" w:author="Matty Kadosh" w:date="2015-08-01T16:20:00Z"/>
          <w:rFonts w:asciiTheme="minorHAnsi" w:hAnsiTheme="minorHAnsi" w:cstheme="minorHAnsi"/>
        </w:rPr>
      </w:pPr>
    </w:p>
    <w:p w14:paraId="02337B2F" w14:textId="77777777" w:rsidR="00E40272" w:rsidDel="009A169A" w:rsidRDefault="00E40272" w:rsidP="00E40272">
      <w:pPr>
        <w:pStyle w:val="Heading1"/>
        <w:rPr>
          <w:del w:id="1559" w:author="Matty Kadosh" w:date="2015-08-01T16:20:00Z"/>
        </w:rPr>
      </w:pPr>
      <w:del w:id="1560" w:author="Matty Kadosh" w:date="2015-08-01T16:20:00Z">
        <w:r w:rsidDel="009A169A">
          <w:delText>Specification</w:delText>
        </w:r>
      </w:del>
    </w:p>
    <w:p w14:paraId="0C0969BB" w14:textId="77777777" w:rsidR="00E40272" w:rsidRPr="00B51BB7" w:rsidDel="009A169A" w:rsidRDefault="00E40272" w:rsidP="00E40272">
      <w:pPr>
        <w:rPr>
          <w:del w:id="1561" w:author="Matty Kadosh" w:date="2015-08-01T16:20:00Z"/>
        </w:rPr>
      </w:pPr>
    </w:p>
    <w:p w14:paraId="6029F27E" w14:textId="77777777" w:rsidR="00E40272" w:rsidDel="009A169A" w:rsidRDefault="00E40272" w:rsidP="00E40272">
      <w:pPr>
        <w:pStyle w:val="Heading2"/>
        <w:rPr>
          <w:del w:id="1562" w:author="Matty Kadosh" w:date="2015-08-01T16:20:00Z"/>
        </w:rPr>
      </w:pPr>
      <w:del w:id="1563" w:author="Matty Kadosh" w:date="2015-08-01T16:20:00Z">
        <w:r w:rsidDel="009A169A">
          <w:delText xml:space="preserve">New switch attributes  </w:delText>
        </w:r>
      </w:del>
    </w:p>
    <w:p w14:paraId="4448A827" w14:textId="77777777" w:rsidR="00E40272" w:rsidRPr="00E263B6" w:rsidDel="009A169A" w:rsidRDefault="00E40272" w:rsidP="00E40272">
      <w:pPr>
        <w:rPr>
          <w:del w:id="1564" w:author="Matty Kadosh" w:date="2015-08-01T16:20:00Z"/>
        </w:rPr>
      </w:pPr>
    </w:p>
    <w:p w14:paraId="3267A94D" w14:textId="77777777" w:rsidR="00E40272" w:rsidDel="009A169A" w:rsidRDefault="00E40272" w:rsidP="00E40272">
      <w:pPr>
        <w:pStyle w:val="code"/>
        <w:rPr>
          <w:del w:id="1565" w:author="Matty Kadosh" w:date="2015-08-01T16:20:00Z"/>
        </w:rPr>
      </w:pPr>
      <w:del w:id="1566" w:author="Matty Kadosh" w:date="2015-08-01T16:20:00Z">
        <w:r w:rsidRPr="001053E1" w:rsidDel="009A169A">
          <w:delText xml:space="preserve">/* </w:delText>
        </w:r>
        <w:r w:rsidDel="009A169A">
          <w:delText>READ-ONLY */</w:delText>
        </w:r>
      </w:del>
    </w:p>
    <w:p w14:paraId="4DD6AD3D" w14:textId="77777777" w:rsidR="00E40272" w:rsidDel="009A169A" w:rsidRDefault="00E40272" w:rsidP="00E40272">
      <w:pPr>
        <w:pStyle w:val="code"/>
        <w:rPr>
          <w:del w:id="1567" w:author="Matty Kadosh" w:date="2015-08-01T16:20:00Z"/>
        </w:rPr>
      </w:pPr>
      <w:del w:id="1568" w:author="Matty Kadosh" w:date="2015-08-01T16:20:00Z">
        <w:r w:rsidDel="009A169A">
          <w:delText xml:space="preserve">/* switch total buffer size in KB */   </w:delText>
        </w:r>
      </w:del>
    </w:p>
    <w:p w14:paraId="3FC0D4D4" w14:textId="77777777" w:rsidR="00E40272" w:rsidDel="009A169A" w:rsidRDefault="00E40272" w:rsidP="00E40272">
      <w:pPr>
        <w:pStyle w:val="code"/>
        <w:rPr>
          <w:del w:id="1569" w:author="Matty Kadosh" w:date="2015-08-01T16:20:00Z"/>
        </w:rPr>
      </w:pPr>
      <w:del w:id="1570" w:author="Matty Kadosh" w:date="2015-08-01T16:20:00Z">
        <w:r w:rsidRPr="001053E1" w:rsidDel="009A169A">
          <w:delText>SAI_</w:delText>
        </w:r>
        <w:r w:rsidDel="009A169A">
          <w:delText>SWITCH</w:delText>
        </w:r>
        <w:r w:rsidRPr="001053E1" w:rsidDel="009A169A">
          <w:delText>_</w:delText>
        </w:r>
        <w:r w:rsidDel="009A169A">
          <w:delText>ATTR_TOTAL_BUFFER_SIZE,</w:delText>
        </w:r>
      </w:del>
    </w:p>
    <w:p w14:paraId="63B1906C" w14:textId="77777777" w:rsidR="00E40272" w:rsidDel="009A169A" w:rsidRDefault="00E40272" w:rsidP="00E40272">
      <w:pPr>
        <w:pStyle w:val="code"/>
        <w:rPr>
          <w:del w:id="1571" w:author="Matty Kadosh" w:date="2015-08-01T16:20:00Z"/>
        </w:rPr>
      </w:pPr>
      <w:del w:id="1572" w:author="Matty Kadosh" w:date="2015-08-01T16:20:00Z">
        <w:r w:rsidDel="009A169A">
          <w:delText xml:space="preserve">/* switch number of ingress buffer pool  */   </w:delText>
        </w:r>
      </w:del>
    </w:p>
    <w:p w14:paraId="2DFE5D0C" w14:textId="77777777" w:rsidR="00E40272" w:rsidDel="009A169A" w:rsidRDefault="00E40272" w:rsidP="00E40272">
      <w:pPr>
        <w:pStyle w:val="code"/>
        <w:rPr>
          <w:del w:id="1573" w:author="Matty Kadosh" w:date="2015-08-01T16:20:00Z"/>
        </w:rPr>
      </w:pPr>
      <w:del w:id="1574" w:author="Matty Kadosh" w:date="2015-08-01T16:20:00Z">
        <w:r w:rsidRPr="001053E1" w:rsidDel="009A169A">
          <w:delText>SAI_</w:delText>
        </w:r>
        <w:r w:rsidDel="009A169A">
          <w:delText>SWITCH</w:delText>
        </w:r>
        <w:r w:rsidRPr="001053E1" w:rsidDel="009A169A">
          <w:delText>_</w:delText>
        </w:r>
        <w:r w:rsidDel="009A169A">
          <w:delText>ATTR_INGRESS_BUFFER_POOL_NUM,</w:delText>
        </w:r>
      </w:del>
    </w:p>
    <w:p w14:paraId="124458B9" w14:textId="77777777" w:rsidR="00E40272" w:rsidDel="009A169A" w:rsidRDefault="00E40272" w:rsidP="00E40272">
      <w:pPr>
        <w:pStyle w:val="code"/>
        <w:rPr>
          <w:del w:id="1575" w:author="Matty Kadosh" w:date="2015-08-01T16:20:00Z"/>
        </w:rPr>
      </w:pPr>
      <w:del w:id="1576" w:author="Matty Kadosh" w:date="2015-08-01T16:20:00Z">
        <w:r w:rsidDel="009A169A">
          <w:delText xml:space="preserve">/* switch number of egress buffer pool */   </w:delText>
        </w:r>
      </w:del>
    </w:p>
    <w:p w14:paraId="630C6FFF" w14:textId="77777777" w:rsidR="00E40272" w:rsidDel="009A169A" w:rsidRDefault="00E40272" w:rsidP="00E40272">
      <w:pPr>
        <w:pStyle w:val="code"/>
        <w:rPr>
          <w:del w:id="1577" w:author="Matty Kadosh" w:date="2015-08-01T16:20:00Z"/>
        </w:rPr>
      </w:pPr>
      <w:del w:id="1578" w:author="Matty Kadosh" w:date="2015-08-01T16:20:00Z">
        <w:r w:rsidRPr="001053E1" w:rsidDel="009A169A">
          <w:delText>SAI_</w:delText>
        </w:r>
        <w:r w:rsidDel="009A169A">
          <w:delText>SWITCH</w:delText>
        </w:r>
        <w:r w:rsidRPr="001053E1" w:rsidDel="009A169A">
          <w:delText>_</w:delText>
        </w:r>
        <w:r w:rsidDel="009A169A">
          <w:delText>ATTR_EGRESS_BUFFER_POOL_NUM,</w:delText>
        </w:r>
      </w:del>
    </w:p>
    <w:p w14:paraId="6F316BB7" w14:textId="77777777" w:rsidR="00E40272" w:rsidDel="009A169A" w:rsidRDefault="00E40272" w:rsidP="00E40272">
      <w:pPr>
        <w:pStyle w:val="code"/>
        <w:rPr>
          <w:del w:id="1579" w:author="Matty Kadosh" w:date="2015-08-01T16:20:00Z"/>
        </w:rPr>
      </w:pPr>
    </w:p>
    <w:p w14:paraId="55FE42C4" w14:textId="77777777" w:rsidR="00E40272" w:rsidDel="009A169A" w:rsidRDefault="00E40272" w:rsidP="00E40272">
      <w:pPr>
        <w:pStyle w:val="code"/>
        <w:rPr>
          <w:del w:id="1580" w:author="Matty Kadosh" w:date="2015-08-01T16:20:00Z"/>
        </w:rPr>
      </w:pPr>
    </w:p>
    <w:p w14:paraId="165439A4" w14:textId="77777777" w:rsidR="00E40272" w:rsidDel="009A169A" w:rsidRDefault="00E40272" w:rsidP="00E40272">
      <w:pPr>
        <w:pStyle w:val="code"/>
        <w:rPr>
          <w:del w:id="1581" w:author="Matty Kadosh" w:date="2015-08-01T16:20:00Z"/>
        </w:rPr>
      </w:pPr>
    </w:p>
    <w:p w14:paraId="3833F34A" w14:textId="77777777" w:rsidR="00E40272" w:rsidRPr="001053E1" w:rsidDel="009A169A" w:rsidRDefault="00E40272" w:rsidP="00E40272">
      <w:pPr>
        <w:pStyle w:val="code"/>
        <w:rPr>
          <w:del w:id="1582" w:author="Matty Kadosh" w:date="2015-08-01T16:20:00Z"/>
        </w:rPr>
      </w:pPr>
    </w:p>
    <w:p w14:paraId="3C0925E4" w14:textId="77777777" w:rsidR="00E40272" w:rsidRPr="00B51BB7" w:rsidDel="009A169A" w:rsidRDefault="00E40272" w:rsidP="00E40272">
      <w:pPr>
        <w:rPr>
          <w:del w:id="1583" w:author="Matty Kadosh" w:date="2015-08-01T16:20:00Z"/>
        </w:rPr>
      </w:pPr>
    </w:p>
    <w:p w14:paraId="45FF64A9" w14:textId="77777777" w:rsidR="00E40272" w:rsidRPr="00464E4A" w:rsidDel="009A169A" w:rsidRDefault="00E40272" w:rsidP="00E40272">
      <w:pPr>
        <w:pStyle w:val="Heading2"/>
        <w:rPr>
          <w:del w:id="1584" w:author="Matty Kadosh" w:date="2015-08-01T16:20:00Z"/>
        </w:rPr>
      </w:pPr>
      <w:del w:id="1585" w:author="Matty Kadosh" w:date="2015-08-01T16:20:00Z">
        <w:r w:rsidDel="009A169A">
          <w:delText xml:space="preserve">New port attributes  </w:delText>
        </w:r>
      </w:del>
    </w:p>
    <w:p w14:paraId="71C57026" w14:textId="77777777" w:rsidR="00E40272" w:rsidDel="009A169A" w:rsidRDefault="00E40272" w:rsidP="00E40272">
      <w:pPr>
        <w:pStyle w:val="code"/>
        <w:rPr>
          <w:del w:id="1586" w:author="Matty Kadosh" w:date="2015-08-01T16:20:00Z"/>
        </w:rPr>
      </w:pPr>
      <w:del w:id="1587" w:author="Matty Kadosh" w:date="2015-08-01T16:20:00Z">
        <w:r w:rsidRPr="001053E1" w:rsidDel="009A169A">
          <w:delText xml:space="preserve">/* </w:delText>
        </w:r>
        <w:r w:rsidDel="009A169A">
          <w:delText>READ-ONLY */</w:delText>
        </w:r>
      </w:del>
    </w:p>
    <w:p w14:paraId="3E6C49F5" w14:textId="77777777" w:rsidR="00E40272" w:rsidDel="009A169A" w:rsidRDefault="00E40272" w:rsidP="00E40272">
      <w:pPr>
        <w:pStyle w:val="code"/>
        <w:rPr>
          <w:del w:id="1588" w:author="Matty Kadosh" w:date="2015-08-01T16:20:00Z"/>
        </w:rPr>
      </w:pPr>
      <w:del w:id="1589" w:author="Matty Kadosh" w:date="2015-08-01T16:20:00Z">
        <w:r w:rsidRPr="001053E1" w:rsidDel="009A169A">
          <w:delText>SAI_</w:delText>
        </w:r>
        <w:r w:rsidDel="009A169A">
          <w:delText>PORT</w:delText>
        </w:r>
        <w:r w:rsidRPr="001053E1" w:rsidDel="009A169A">
          <w:delText>_</w:delText>
        </w:r>
        <w:r w:rsidDel="009A169A">
          <w:delText>ATTR_PG_NUM,</w:delText>
        </w:r>
      </w:del>
    </w:p>
    <w:p w14:paraId="5B5E020F" w14:textId="77777777" w:rsidR="00E40272" w:rsidDel="009A169A" w:rsidRDefault="00E40272" w:rsidP="00E40272">
      <w:pPr>
        <w:pStyle w:val="code"/>
        <w:rPr>
          <w:del w:id="1590" w:author="Matty Kadosh" w:date="2015-08-01T16:20:00Z"/>
        </w:rPr>
      </w:pPr>
      <w:del w:id="1591" w:author="Matty Kadosh" w:date="2015-08-01T16:20:00Z">
        <w:r w:rsidDel="009A169A">
          <w:delText xml:space="preserve">/* list of igress buffer ID  [sai_object_list_t]*/   </w:delText>
        </w:r>
      </w:del>
    </w:p>
    <w:p w14:paraId="4081F348" w14:textId="77777777" w:rsidR="00E40272" w:rsidDel="009A169A" w:rsidRDefault="00E40272" w:rsidP="00E40272">
      <w:pPr>
        <w:pStyle w:val="code"/>
        <w:rPr>
          <w:del w:id="1592" w:author="Matty Kadosh" w:date="2015-08-01T16:20:00Z"/>
        </w:rPr>
      </w:pPr>
      <w:del w:id="1593" w:author="Matty Kadosh" w:date="2015-08-01T16:20:00Z">
        <w:r w:rsidRPr="001053E1" w:rsidDel="009A169A">
          <w:delText>SAI_</w:delText>
        </w:r>
        <w:r w:rsidDel="009A169A">
          <w:delText>PORT</w:delText>
        </w:r>
        <w:r w:rsidRPr="001053E1" w:rsidDel="009A169A">
          <w:delText>_</w:delText>
        </w:r>
        <w:r w:rsidDel="009A169A">
          <w:delText>ATTR_PG_ID_LIST,</w:delText>
        </w:r>
      </w:del>
    </w:p>
    <w:p w14:paraId="545EF855" w14:textId="77777777" w:rsidR="00E40272" w:rsidDel="009A169A" w:rsidRDefault="00E40272" w:rsidP="00E40272">
      <w:pPr>
        <w:pStyle w:val="code"/>
        <w:rPr>
          <w:ins w:id="1594" w:author="Guohan Lu" w:date="2015-05-19T09:56:00Z"/>
          <w:del w:id="1595" w:author="Matty Kadosh" w:date="2015-08-01T16:20:00Z"/>
        </w:rPr>
      </w:pPr>
      <w:del w:id="1596" w:author="Matty Kadosh" w:date="2015-08-01T16:20:00Z">
        <w:r w:rsidDel="009A169A">
          <w:delText xml:space="preserve">/* bit vector enable/disable port PFC </w:delText>
        </w:r>
      </w:del>
      <w:ins w:id="1597" w:author="Guohan Lu" w:date="2015-05-19T09:54:00Z">
        <w:del w:id="1598" w:author="Matty Kadosh" w:date="2015-08-01T16:20:00Z">
          <w:r w:rsidDel="009A169A">
            <w:delText>[sai_uint</w:delText>
          </w:r>
        </w:del>
      </w:ins>
      <w:ins w:id="1599" w:author="Guohan Lu" w:date="2015-05-19T09:57:00Z">
        <w:del w:id="1600" w:author="Matty Kadosh" w:date="2015-08-01T16:20:00Z">
          <w:r w:rsidDel="009A169A">
            <w:delText>8</w:delText>
          </w:r>
        </w:del>
      </w:ins>
      <w:ins w:id="1601" w:author="Guohan Lu" w:date="2015-05-19T09:54:00Z">
        <w:del w:id="1602" w:author="Matty Kadosh" w:date="2015-08-01T16:20:00Z">
          <w:r w:rsidDel="009A169A">
            <w:delText>_t]</w:delText>
          </w:r>
        </w:del>
      </w:ins>
      <w:ins w:id="1603" w:author="Guohan Lu" w:date="2015-05-19T09:56:00Z">
        <w:del w:id="1604" w:author="Matty Kadosh" w:date="2015-08-01T16:20:00Z">
          <w:r w:rsidDel="009A169A">
            <w:delText>.</w:delText>
          </w:r>
        </w:del>
      </w:ins>
    </w:p>
    <w:p w14:paraId="5A69B34A" w14:textId="77777777" w:rsidR="00E40272" w:rsidDel="009A169A" w:rsidRDefault="00E40272" w:rsidP="00E40272">
      <w:pPr>
        <w:pStyle w:val="code"/>
        <w:rPr>
          <w:del w:id="1605" w:author="Matty Kadosh" w:date="2015-08-01T16:20:00Z"/>
        </w:rPr>
      </w:pPr>
      <w:ins w:id="1606" w:author="Guohan Lu" w:date="2015-05-19T09:56:00Z">
        <w:del w:id="1607" w:author="Matty Kadosh" w:date="2015-08-01T16:20:00Z">
          <w:r w:rsidRPr="00B3598D" w:rsidDel="009A169A">
            <w:delText>*</w:delText>
          </w:r>
        </w:del>
      </w:ins>
      <w:ins w:id="1608" w:author="Guohan Lu" w:date="2015-05-19T09:57:00Z">
        <w:del w:id="1609" w:author="Matty Kadosh" w:date="2015-08-01T16:20:00Z">
          <w:r w:rsidDel="009A169A">
            <w:delText xml:space="preserve"> </w:delText>
          </w:r>
        </w:del>
      </w:ins>
      <w:ins w:id="1610" w:author="Guohan Lu" w:date="2015-05-19T09:56:00Z">
        <w:del w:id="1611" w:author="Matty Kadosh" w:date="2015-08-01T16:20:00Z">
          <w:r w:rsidDel="009A169A">
            <w:delText xml:space="preserve">Valid from bit 0 to bit </w:delText>
          </w:r>
        </w:del>
      </w:ins>
      <w:ins w:id="1612" w:author="Guohan Lu" w:date="2015-05-19T09:57:00Z">
        <w:del w:id="1613" w:author="Matty Kadosh" w:date="2015-08-01T16:20:00Z">
          <w:r w:rsidDel="009A169A">
            <w:delText xml:space="preserve">7 </w:delText>
          </w:r>
        </w:del>
      </w:ins>
      <w:del w:id="1614" w:author="Matty Kadosh" w:date="2015-08-01T16:20:00Z">
        <w:r w:rsidDel="009A169A">
          <w:delText xml:space="preserve">*/   </w:delText>
        </w:r>
      </w:del>
    </w:p>
    <w:p w14:paraId="240FF2A1" w14:textId="77777777" w:rsidR="00E40272" w:rsidDel="009A169A" w:rsidRDefault="00E40272" w:rsidP="00E40272">
      <w:pPr>
        <w:pStyle w:val="code"/>
        <w:rPr>
          <w:del w:id="1615" w:author="Matty Kadosh" w:date="2015-08-01T16:20:00Z"/>
        </w:rPr>
      </w:pPr>
      <w:del w:id="1616" w:author="Matty Kadosh" w:date="2015-08-01T16:20:00Z">
        <w:r w:rsidRPr="001053E1" w:rsidDel="009A169A">
          <w:delText>SAI_</w:delText>
        </w:r>
        <w:r w:rsidDel="009A169A">
          <w:delText>PORT</w:delText>
        </w:r>
        <w:r w:rsidRPr="001053E1" w:rsidDel="009A169A">
          <w:delText>_</w:delText>
        </w:r>
        <w:r w:rsidDel="009A169A">
          <w:delText>ATTR_PER_PRIORETY_FLOW_CONTROL,</w:delText>
        </w:r>
      </w:del>
    </w:p>
    <w:p w14:paraId="12DBCEAD" w14:textId="77777777" w:rsidR="00E40272" w:rsidDel="009A169A" w:rsidRDefault="00E40272" w:rsidP="00E40272">
      <w:pPr>
        <w:pStyle w:val="code"/>
        <w:rPr>
          <w:del w:id="1617" w:author="Matty Kadosh" w:date="2015-08-01T16:20:00Z"/>
        </w:rPr>
      </w:pPr>
    </w:p>
    <w:p w14:paraId="15948191" w14:textId="77777777" w:rsidR="00E40272" w:rsidDel="009A169A" w:rsidRDefault="00E40272" w:rsidP="00E40272">
      <w:pPr>
        <w:pStyle w:val="code"/>
        <w:rPr>
          <w:del w:id="1618" w:author="Matty Kadosh" w:date="2015-08-01T16:20:00Z"/>
        </w:rPr>
      </w:pPr>
    </w:p>
    <w:p w14:paraId="7D3B4C6C" w14:textId="77777777" w:rsidR="00E40272" w:rsidDel="009A169A" w:rsidRDefault="00E40272" w:rsidP="00E40272">
      <w:pPr>
        <w:pStyle w:val="code"/>
        <w:rPr>
          <w:del w:id="1619" w:author="Matty Kadosh" w:date="2015-08-01T16:20:00Z"/>
        </w:rPr>
      </w:pPr>
    </w:p>
    <w:p w14:paraId="66EFC6A4" w14:textId="77777777" w:rsidR="00E40272" w:rsidRPr="00B51BB7" w:rsidDel="009A169A" w:rsidRDefault="00E40272" w:rsidP="00E40272">
      <w:pPr>
        <w:rPr>
          <w:del w:id="1620" w:author="Matty Kadosh" w:date="2015-08-01T16:20:00Z"/>
        </w:rPr>
      </w:pPr>
    </w:p>
    <w:p w14:paraId="17A461B7" w14:textId="77777777" w:rsidR="00E40272" w:rsidDel="009A169A" w:rsidRDefault="00E40272" w:rsidP="00E40272">
      <w:pPr>
        <w:pStyle w:val="Heading2"/>
        <w:numPr>
          <w:ilvl w:val="1"/>
          <w:numId w:val="17"/>
        </w:numPr>
        <w:rPr>
          <w:del w:id="1621" w:author="Matty Kadosh" w:date="2015-08-01T16:20:00Z"/>
        </w:rPr>
      </w:pPr>
      <w:del w:id="1622" w:author="Matty Kadosh" w:date="2015-08-01T16:20:00Z">
        <w:r w:rsidDel="009A169A">
          <w:delText xml:space="preserve">Ingress priority group (PG) configuration </w:delText>
        </w:r>
      </w:del>
    </w:p>
    <w:p w14:paraId="18455EAF" w14:textId="77777777" w:rsidR="00E40272" w:rsidRPr="00770F90" w:rsidDel="009A169A" w:rsidRDefault="00E40272" w:rsidP="00E40272">
      <w:pPr>
        <w:rPr>
          <w:del w:id="1623" w:author="Matty Kadosh" w:date="2015-08-01T16:20:00Z"/>
        </w:rPr>
      </w:pPr>
    </w:p>
    <w:p w14:paraId="384E11B4" w14:textId="77777777" w:rsidR="00E40272" w:rsidRPr="001053E1" w:rsidDel="009A169A" w:rsidRDefault="00E40272" w:rsidP="00E40272">
      <w:pPr>
        <w:pStyle w:val="code"/>
        <w:rPr>
          <w:del w:id="1624" w:author="Matty Kadosh" w:date="2015-08-01T16:20:00Z"/>
        </w:rPr>
      </w:pPr>
      <w:del w:id="1625" w:author="Matty Kadosh" w:date="2015-08-01T16:20:00Z">
        <w:r w:rsidRPr="001053E1" w:rsidDel="009A169A">
          <w:delText xml:space="preserve">/* </w:delText>
        </w:r>
        <w:r w:rsidDel="009A169A">
          <w:delText xml:space="preserve">buffer attribute </w:delText>
        </w:r>
        <w:r w:rsidRPr="001053E1" w:rsidDel="009A169A">
          <w:delText>*/</w:delText>
        </w:r>
      </w:del>
    </w:p>
    <w:p w14:paraId="2609EDB9" w14:textId="77777777" w:rsidR="00E40272" w:rsidRPr="001053E1" w:rsidDel="009A169A" w:rsidRDefault="00E40272" w:rsidP="00E40272">
      <w:pPr>
        <w:pStyle w:val="code"/>
        <w:rPr>
          <w:del w:id="1626" w:author="Matty Kadosh" w:date="2015-08-01T16:20:00Z"/>
        </w:rPr>
      </w:pPr>
      <w:del w:id="1627" w:author="Matty Kadosh" w:date="2015-08-01T16:20:00Z">
        <w:r w:rsidDel="009A169A">
          <w:delText xml:space="preserve">typedef struct  </w:delText>
        </w:r>
        <w:r w:rsidRPr="001053E1" w:rsidDel="009A169A">
          <w:delText>sai_</w:delText>
        </w:r>
        <w:r w:rsidDel="009A169A">
          <w:delText>ingress_priority_group_attr</w:delText>
        </w:r>
        <w:r w:rsidRPr="001053E1" w:rsidDel="009A169A">
          <w:delText xml:space="preserve">_t </w:delText>
        </w:r>
      </w:del>
    </w:p>
    <w:p w14:paraId="65F1A90C" w14:textId="77777777" w:rsidR="00E40272" w:rsidDel="009A169A" w:rsidRDefault="00E40272" w:rsidP="00E40272">
      <w:pPr>
        <w:pStyle w:val="code"/>
        <w:rPr>
          <w:del w:id="1628" w:author="Matty Kadosh" w:date="2015-08-01T16:20:00Z"/>
        </w:rPr>
      </w:pPr>
      <w:del w:id="1629" w:author="Matty Kadosh" w:date="2015-08-01T16:20:00Z">
        <w:r w:rsidRPr="001053E1" w:rsidDel="009A169A">
          <w:delText>{</w:delText>
        </w:r>
      </w:del>
    </w:p>
    <w:p w14:paraId="02EF1F35" w14:textId="77777777" w:rsidR="00E40272" w:rsidRPr="004232F9" w:rsidDel="009A169A" w:rsidRDefault="00E40272" w:rsidP="00E40272">
      <w:pPr>
        <w:pStyle w:val="code"/>
        <w:rPr>
          <w:del w:id="1630" w:author="Matty Kadosh" w:date="2015-08-01T16:20:00Z"/>
        </w:rPr>
      </w:pPr>
      <w:del w:id="1631" w:author="Matty Kadosh" w:date="2015-08-01T16:20:00Z">
        <w:r w:rsidDel="009A169A">
          <w:delText xml:space="preserve">    /* buffer profile pointer </w:delText>
        </w:r>
        <w:r w:rsidDel="009A169A">
          <w:rPr>
            <w:szCs w:val="18"/>
          </w:rPr>
          <w:delText>[sai_object_id_t]</w:delText>
        </w:r>
      </w:del>
      <w:ins w:id="1632" w:author="Guohan Lu" w:date="2015-05-19T10:17:00Z">
        <w:del w:id="1633" w:author="Matty Kadosh" w:date="2015-08-01T16:20:00Z">
          <w:r w:rsidDel="009A169A">
            <w:rPr>
              <w:szCs w:val="18"/>
            </w:rPr>
            <w:delText xml:space="preserve"> </w:delText>
          </w:r>
        </w:del>
      </w:ins>
      <w:del w:id="1634" w:author="Matty Kadosh" w:date="2015-08-01T16:20:00Z">
        <w:r w:rsidDel="009A169A">
          <w:delText>*/</w:delText>
        </w:r>
      </w:del>
    </w:p>
    <w:p w14:paraId="2A8CF2AC" w14:textId="77777777" w:rsidR="00E40272" w:rsidDel="009A169A" w:rsidRDefault="00E40272" w:rsidP="00E40272">
      <w:pPr>
        <w:pStyle w:val="code"/>
        <w:rPr>
          <w:del w:id="1635" w:author="Matty Kadosh" w:date="2015-08-01T16:20:00Z"/>
        </w:rPr>
      </w:pPr>
      <w:del w:id="1636" w:author="Matty Kadosh" w:date="2015-08-01T16:20:00Z">
        <w:r w:rsidDel="009A169A">
          <w:delText xml:space="preserve">    SAI_INGRESS_PRIORITY_GROUP_ATTR_BUFFER_PROFILE, </w:delText>
        </w:r>
      </w:del>
    </w:p>
    <w:p w14:paraId="7C466FB9" w14:textId="77777777" w:rsidR="00E40272" w:rsidDel="009A169A" w:rsidRDefault="00E40272" w:rsidP="00E40272">
      <w:pPr>
        <w:pStyle w:val="code"/>
        <w:rPr>
          <w:del w:id="1637" w:author="Matty Kadosh" w:date="2015-08-01T16:20:00Z"/>
        </w:rPr>
      </w:pPr>
      <w:del w:id="1638" w:author="Matty Kadosh" w:date="2015-08-01T16:20:00Z">
        <w:r w:rsidDel="009A169A">
          <w:delText xml:space="preserve">    </w:delText>
        </w:r>
      </w:del>
    </w:p>
    <w:p w14:paraId="353908BD" w14:textId="77777777" w:rsidR="00E40272" w:rsidDel="009A169A" w:rsidRDefault="00E40272" w:rsidP="00E40272">
      <w:pPr>
        <w:pStyle w:val="code"/>
        <w:rPr>
          <w:del w:id="1639" w:author="Matty Kadosh" w:date="2015-08-01T16:20:00Z"/>
        </w:rPr>
      </w:pPr>
    </w:p>
    <w:p w14:paraId="6811104D" w14:textId="77777777" w:rsidR="00E40272" w:rsidDel="009A169A" w:rsidRDefault="00E40272" w:rsidP="00E40272">
      <w:pPr>
        <w:pStyle w:val="code"/>
        <w:rPr>
          <w:del w:id="1640" w:author="Matty Kadosh" w:date="2015-08-01T16:20:00Z"/>
        </w:rPr>
      </w:pPr>
      <w:del w:id="1641" w:author="Matty Kadosh" w:date="2015-08-01T16:20:00Z">
        <w:r w:rsidDel="009A169A">
          <w:delText xml:space="preserve">} </w:delText>
        </w:r>
        <w:r w:rsidRPr="001053E1" w:rsidDel="009A169A">
          <w:delText>sai_</w:delText>
        </w:r>
        <w:r w:rsidDel="009A169A">
          <w:delText>ingress_priority_group_attr</w:delText>
        </w:r>
        <w:r w:rsidRPr="001053E1" w:rsidDel="009A169A">
          <w:delText>_t;</w:delText>
        </w:r>
      </w:del>
    </w:p>
    <w:p w14:paraId="71AB4B69" w14:textId="77777777" w:rsidR="00E40272" w:rsidRPr="001053E1" w:rsidDel="009A169A" w:rsidRDefault="00E40272" w:rsidP="00E40272">
      <w:pPr>
        <w:pStyle w:val="code"/>
        <w:rPr>
          <w:del w:id="1642" w:author="Matty Kadosh" w:date="2015-08-01T16:20:00Z"/>
        </w:rPr>
      </w:pPr>
    </w:p>
    <w:p w14:paraId="5378FB7F" w14:textId="77777777" w:rsidR="00E40272" w:rsidRPr="007C0B8D" w:rsidDel="009A169A" w:rsidRDefault="00E40272" w:rsidP="00E40272">
      <w:pPr>
        <w:pStyle w:val="code"/>
        <w:rPr>
          <w:del w:id="1643" w:author="Matty Kadosh" w:date="2015-08-01T16:20:00Z"/>
        </w:rPr>
      </w:pPr>
      <w:del w:id="1644" w:author="Matty Kadosh" w:date="2015-08-01T16:20:00Z">
        <w:r w:rsidRPr="007C0B8D" w:rsidDel="009A169A">
          <w:delText>* Routine Description:</w:delText>
        </w:r>
      </w:del>
    </w:p>
    <w:p w14:paraId="635516D1" w14:textId="77777777" w:rsidR="00E40272" w:rsidRPr="007C0B8D" w:rsidDel="009A169A" w:rsidRDefault="00E40272" w:rsidP="00E40272">
      <w:pPr>
        <w:pStyle w:val="code"/>
        <w:rPr>
          <w:del w:id="1645" w:author="Matty Kadosh" w:date="2015-08-01T16:20:00Z"/>
        </w:rPr>
      </w:pPr>
      <w:del w:id="1646" w:author="Matty Kadosh" w:date="2015-08-01T16:20:00Z">
        <w:r w:rsidRPr="007C0B8D" w:rsidDel="009A169A">
          <w:delText xml:space="preserve">* set </w:delText>
        </w:r>
        <w:r w:rsidDel="009A169A">
          <w:delText xml:space="preserve">ingress priority group </w:delText>
        </w:r>
        <w:r w:rsidRPr="007C0B8D" w:rsidDel="009A169A">
          <w:delText>attributes.</w:delText>
        </w:r>
      </w:del>
    </w:p>
    <w:p w14:paraId="52594E67" w14:textId="77777777" w:rsidR="00E40272" w:rsidRPr="007C0B8D" w:rsidDel="009A169A" w:rsidRDefault="00E40272" w:rsidP="00E40272">
      <w:pPr>
        <w:pStyle w:val="code"/>
        <w:rPr>
          <w:del w:id="1647" w:author="Matty Kadosh" w:date="2015-08-01T16:20:00Z"/>
        </w:rPr>
      </w:pPr>
      <w:del w:id="1648" w:author="Matty Kadosh" w:date="2015-08-01T16:20:00Z">
        <w:r w:rsidRPr="007C0B8D" w:rsidDel="009A169A">
          <w:delText>* Arguments:</w:delText>
        </w:r>
      </w:del>
    </w:p>
    <w:p w14:paraId="4721B6A2" w14:textId="77777777" w:rsidR="00E40272" w:rsidRPr="007C0B8D" w:rsidDel="009A169A" w:rsidRDefault="00E40272" w:rsidP="00E40272">
      <w:pPr>
        <w:pStyle w:val="code"/>
        <w:rPr>
          <w:del w:id="1649" w:author="Matty Kadosh" w:date="2015-08-01T16:20:00Z"/>
        </w:rPr>
      </w:pPr>
      <w:del w:id="1650" w:author="Matty Kadosh" w:date="2015-08-01T16:20:00Z">
        <w:r w:rsidDel="009A169A">
          <w:delText xml:space="preserve">* [in] ingress_pg_id – ingress priority group </w:delText>
        </w:r>
        <w:r w:rsidRPr="007C0B8D" w:rsidDel="009A169A">
          <w:delText xml:space="preserve">id </w:delText>
        </w:r>
      </w:del>
    </w:p>
    <w:p w14:paraId="7368504C" w14:textId="77777777" w:rsidR="00E40272" w:rsidDel="009A169A" w:rsidRDefault="00E40272" w:rsidP="00E40272">
      <w:pPr>
        <w:pStyle w:val="code"/>
        <w:rPr>
          <w:del w:id="1651" w:author="Matty Kadosh" w:date="2015-08-01T16:20:00Z"/>
        </w:rPr>
      </w:pPr>
      <w:del w:id="165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03DD5F96" w14:textId="77777777" w:rsidR="00E40272" w:rsidRPr="007C0B8D" w:rsidDel="009A169A" w:rsidRDefault="00E40272" w:rsidP="00E40272">
      <w:pPr>
        <w:pStyle w:val="code"/>
        <w:rPr>
          <w:del w:id="1653" w:author="Matty Kadosh" w:date="2015-08-01T16:20:00Z"/>
        </w:rPr>
      </w:pPr>
      <w:del w:id="1654"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5EA8A73A" w14:textId="77777777" w:rsidR="00E40272" w:rsidRPr="007C0B8D" w:rsidDel="009A169A" w:rsidRDefault="00E40272" w:rsidP="00E40272">
      <w:pPr>
        <w:pStyle w:val="code"/>
        <w:rPr>
          <w:del w:id="1655" w:author="Matty Kadosh" w:date="2015-08-01T16:20:00Z"/>
        </w:rPr>
      </w:pPr>
      <w:del w:id="1656" w:author="Matty Kadosh" w:date="2015-08-01T16:20:00Z">
        <w:r w:rsidRPr="007C0B8D" w:rsidDel="009A169A">
          <w:delText>*</w:delText>
        </w:r>
      </w:del>
    </w:p>
    <w:p w14:paraId="07243C95" w14:textId="77777777" w:rsidR="00E40272" w:rsidRPr="007C0B8D" w:rsidDel="009A169A" w:rsidRDefault="00E40272" w:rsidP="00E40272">
      <w:pPr>
        <w:pStyle w:val="code"/>
        <w:rPr>
          <w:del w:id="1657" w:author="Matty Kadosh" w:date="2015-08-01T16:20:00Z"/>
        </w:rPr>
      </w:pPr>
      <w:del w:id="1658" w:author="Matty Kadosh" w:date="2015-08-01T16:20:00Z">
        <w:r w:rsidRPr="007C0B8D" w:rsidDel="009A169A">
          <w:delText>* Return Values:</w:delText>
        </w:r>
      </w:del>
    </w:p>
    <w:p w14:paraId="1434D1CF" w14:textId="77777777" w:rsidR="00E40272" w:rsidRPr="007C0B8D" w:rsidDel="009A169A" w:rsidRDefault="00E40272" w:rsidP="00E40272">
      <w:pPr>
        <w:pStyle w:val="code"/>
        <w:rPr>
          <w:del w:id="1659" w:author="Matty Kadosh" w:date="2015-08-01T16:20:00Z"/>
        </w:rPr>
      </w:pPr>
      <w:del w:id="1660" w:author="Matty Kadosh" w:date="2015-08-01T16:20:00Z">
        <w:r w:rsidRPr="007C0B8D" w:rsidDel="009A169A">
          <w:delText>* SAI_STATUS_SUCCESS on success</w:delText>
        </w:r>
      </w:del>
    </w:p>
    <w:p w14:paraId="4961B616" w14:textId="77777777" w:rsidR="00E40272" w:rsidRPr="007C0B8D" w:rsidDel="009A169A" w:rsidRDefault="00E40272" w:rsidP="00E40272">
      <w:pPr>
        <w:pStyle w:val="code"/>
        <w:rPr>
          <w:del w:id="1661" w:author="Matty Kadosh" w:date="2015-08-01T16:20:00Z"/>
        </w:rPr>
      </w:pPr>
      <w:del w:id="1662" w:author="Matty Kadosh" w:date="2015-08-01T16:20:00Z">
        <w:r w:rsidRPr="007C0B8D" w:rsidDel="009A169A">
          <w:delText>* Failure status code on error</w:delText>
        </w:r>
      </w:del>
    </w:p>
    <w:p w14:paraId="44933332" w14:textId="77777777" w:rsidR="00E40272" w:rsidRPr="007C0B8D" w:rsidDel="009A169A" w:rsidRDefault="00E40272" w:rsidP="00E40272">
      <w:pPr>
        <w:pStyle w:val="code"/>
        <w:rPr>
          <w:del w:id="1663" w:author="Matty Kadosh" w:date="2015-08-01T16:20:00Z"/>
        </w:rPr>
      </w:pPr>
      <w:del w:id="1664" w:author="Matty Kadosh" w:date="2015-08-01T16:20:00Z">
        <w:r w:rsidRPr="007C0B8D" w:rsidDel="009A169A">
          <w:delText>*/</w:delText>
        </w:r>
      </w:del>
    </w:p>
    <w:p w14:paraId="5E1FF0C2" w14:textId="77777777" w:rsidR="00E40272" w:rsidDel="009A169A" w:rsidRDefault="00E40272" w:rsidP="00E40272">
      <w:pPr>
        <w:pStyle w:val="code"/>
        <w:rPr>
          <w:del w:id="1665" w:author="Matty Kadosh" w:date="2015-08-01T16:20:00Z"/>
        </w:rPr>
      </w:pPr>
      <w:del w:id="1666" w:author="Matty Kadosh" w:date="2015-08-01T16:20:00Z">
        <w:r w:rsidRPr="007C0B8D" w:rsidDel="009A169A">
          <w:delText>typede</w:delText>
        </w:r>
        <w:r w:rsidDel="009A169A">
          <w:delText>f sai_status_t (*sai_set_ingress_priority_group_</w:delText>
        </w:r>
        <w:r w:rsidRPr="007C0B8D" w:rsidDel="009A169A">
          <w:delText>attr_fn)(</w:delText>
        </w:r>
      </w:del>
    </w:p>
    <w:p w14:paraId="0A643C63" w14:textId="77777777" w:rsidR="00E40272" w:rsidDel="009A169A" w:rsidRDefault="00E40272" w:rsidP="00E40272">
      <w:pPr>
        <w:pStyle w:val="code"/>
        <w:rPr>
          <w:del w:id="1667" w:author="Matty Kadosh" w:date="2015-08-01T16:20:00Z"/>
        </w:rPr>
      </w:pPr>
      <w:del w:id="1668" w:author="Matty Kadosh" w:date="2015-08-01T16:20:00Z">
        <w:r w:rsidDel="009A169A">
          <w:delText xml:space="preserve">      </w:delText>
        </w:r>
        <w:r w:rsidDel="009A169A">
          <w:tab/>
        </w:r>
        <w:r w:rsidDel="009A169A">
          <w:tab/>
        </w:r>
        <w:r w:rsidDel="009A169A">
          <w:tab/>
          <w:delText xml:space="preserve"> _</w:delText>
        </w:r>
      </w:del>
      <w:ins w:id="1669" w:author="Guohan Lu" w:date="2015-05-18T10:55:00Z">
        <w:del w:id="1670" w:author="Matty Kadosh" w:date="2015-08-01T16:20:00Z">
          <w:r w:rsidDel="009A169A">
            <w:delText>I</w:delText>
          </w:r>
        </w:del>
      </w:ins>
      <w:del w:id="1671" w:author="Matty Kadosh" w:date="2015-08-01T16:20:00Z">
        <w:r w:rsidDel="009A169A">
          <w:delText>in_ sai_object_id_t</w:delText>
        </w:r>
        <w:r w:rsidRPr="00EE6E17" w:rsidDel="009A169A">
          <w:delText xml:space="preserve"> </w:delText>
        </w:r>
        <w:r w:rsidDel="009A169A">
          <w:delText xml:space="preserve"> ingress_pg_id,</w:delText>
        </w:r>
      </w:del>
    </w:p>
    <w:p w14:paraId="426D69BF" w14:textId="77777777" w:rsidR="00E40272" w:rsidDel="009A169A" w:rsidRDefault="00E40272" w:rsidP="00E40272">
      <w:pPr>
        <w:pStyle w:val="code"/>
        <w:rPr>
          <w:del w:id="1672" w:author="Matty Kadosh" w:date="2015-08-01T16:20:00Z"/>
        </w:rPr>
      </w:pPr>
      <w:del w:id="1673" w:author="Matty Kadosh" w:date="2015-08-01T16:20:00Z">
        <w:r w:rsidDel="009A169A">
          <w:delText xml:space="preserve">    </w:delText>
        </w:r>
        <w:r w:rsidDel="009A169A">
          <w:tab/>
        </w:r>
        <w:r w:rsidDel="009A169A">
          <w:tab/>
          <w:delText xml:space="preserve"> </w:delText>
        </w:r>
        <w:r w:rsidDel="009A169A">
          <w:tab/>
          <w:delText xml:space="preserve"> _In_ </w:delText>
        </w:r>
      </w:del>
      <w:ins w:id="1674" w:author="Guohan Lu" w:date="2015-05-18T10:55:00Z">
        <w:del w:id="1675" w:author="Matty Kadosh" w:date="2015-08-01T16:20:00Z">
          <w:r w:rsidDel="009A169A">
            <w:delText xml:space="preserve">const </w:delText>
          </w:r>
        </w:del>
      </w:ins>
      <w:del w:id="1676" w:author="Matty Kadosh" w:date="2015-08-01T16:20:00Z">
        <w:r w:rsidDel="009A169A">
          <w:delText>sai_attr_t * attr);</w:delText>
        </w:r>
      </w:del>
    </w:p>
    <w:p w14:paraId="7A7E9EAC" w14:textId="77777777" w:rsidR="00E40272" w:rsidDel="009A169A" w:rsidRDefault="00E40272" w:rsidP="00E40272">
      <w:pPr>
        <w:pStyle w:val="code"/>
        <w:rPr>
          <w:del w:id="1677" w:author="Matty Kadosh" w:date="2015-08-01T16:20:00Z"/>
        </w:rPr>
      </w:pPr>
      <w:del w:id="1678" w:author="Matty Kadosh" w:date="2015-08-01T16:20:00Z">
        <w:r w:rsidDel="009A169A">
          <w:delText>);</w:delText>
        </w:r>
      </w:del>
    </w:p>
    <w:p w14:paraId="669A27F7" w14:textId="77777777" w:rsidR="00E40272" w:rsidDel="009A169A" w:rsidRDefault="00E40272" w:rsidP="00E40272">
      <w:pPr>
        <w:pStyle w:val="code"/>
        <w:rPr>
          <w:del w:id="1679" w:author="Matty Kadosh" w:date="2015-08-01T16:20:00Z"/>
        </w:rPr>
      </w:pPr>
    </w:p>
    <w:p w14:paraId="42FC15C2" w14:textId="77777777" w:rsidR="00E40272" w:rsidRPr="007C0B8D" w:rsidDel="009A169A" w:rsidRDefault="00E40272" w:rsidP="00E40272">
      <w:pPr>
        <w:pStyle w:val="code"/>
        <w:rPr>
          <w:del w:id="1680" w:author="Matty Kadosh" w:date="2015-08-01T16:20:00Z"/>
        </w:rPr>
      </w:pPr>
      <w:del w:id="1681" w:author="Matty Kadosh" w:date="2015-08-01T16:20:00Z">
        <w:r w:rsidRPr="007C0B8D" w:rsidDel="009A169A">
          <w:delText>/*</w:delText>
        </w:r>
      </w:del>
    </w:p>
    <w:p w14:paraId="5BDB83F3" w14:textId="77777777" w:rsidR="00E40272" w:rsidRPr="007C0B8D" w:rsidDel="009A169A" w:rsidRDefault="00E40272" w:rsidP="00E40272">
      <w:pPr>
        <w:pStyle w:val="code"/>
        <w:rPr>
          <w:del w:id="1682" w:author="Matty Kadosh" w:date="2015-08-01T16:20:00Z"/>
        </w:rPr>
      </w:pPr>
      <w:del w:id="1683" w:author="Matty Kadosh" w:date="2015-08-01T16:20:00Z">
        <w:r w:rsidRPr="007C0B8D" w:rsidDel="009A169A">
          <w:delText>* Routine Description:</w:delText>
        </w:r>
      </w:del>
    </w:p>
    <w:p w14:paraId="0F61DE44" w14:textId="77777777" w:rsidR="00E40272" w:rsidRPr="007C0B8D" w:rsidDel="009A169A" w:rsidRDefault="00E40272" w:rsidP="00E40272">
      <w:pPr>
        <w:pStyle w:val="code"/>
        <w:rPr>
          <w:del w:id="1684" w:author="Matty Kadosh" w:date="2015-08-01T16:20:00Z"/>
        </w:rPr>
      </w:pPr>
      <w:del w:id="1685" w:author="Matty Kadosh" w:date="2015-08-01T16:20:00Z">
        <w:r w:rsidDel="009A169A">
          <w:delText>* get</w:delText>
        </w:r>
        <w:r w:rsidRPr="007C0B8D" w:rsidDel="009A169A">
          <w:delText xml:space="preserve"> </w:delText>
        </w:r>
        <w:r w:rsidDel="009A169A">
          <w:delText xml:space="preserve">ingress priority group </w:delText>
        </w:r>
        <w:r w:rsidRPr="007C0B8D" w:rsidDel="009A169A">
          <w:delText>attributes.</w:delText>
        </w:r>
      </w:del>
    </w:p>
    <w:p w14:paraId="38989A24" w14:textId="77777777" w:rsidR="00E40272" w:rsidRPr="007C0B8D" w:rsidDel="009A169A" w:rsidRDefault="00E40272" w:rsidP="00E40272">
      <w:pPr>
        <w:pStyle w:val="code"/>
        <w:rPr>
          <w:del w:id="1686" w:author="Matty Kadosh" w:date="2015-08-01T16:20:00Z"/>
        </w:rPr>
      </w:pPr>
      <w:del w:id="1687" w:author="Matty Kadosh" w:date="2015-08-01T16:20:00Z">
        <w:r w:rsidRPr="007C0B8D" w:rsidDel="009A169A">
          <w:delText>* Arguments:</w:delText>
        </w:r>
      </w:del>
    </w:p>
    <w:p w14:paraId="515E1CD6" w14:textId="77777777" w:rsidR="00E40272" w:rsidRPr="007C0B8D" w:rsidDel="009A169A" w:rsidRDefault="00E40272" w:rsidP="00E40272">
      <w:pPr>
        <w:pStyle w:val="code"/>
        <w:rPr>
          <w:del w:id="1688" w:author="Matty Kadosh" w:date="2015-08-01T16:20:00Z"/>
        </w:rPr>
      </w:pPr>
      <w:del w:id="1689" w:author="Matty Kadosh" w:date="2015-08-01T16:20:00Z">
        <w:r w:rsidDel="009A169A">
          <w:delText xml:space="preserve">* [in] ingress_pg_id – ingress priority group </w:delText>
        </w:r>
        <w:r w:rsidRPr="007C0B8D" w:rsidDel="009A169A">
          <w:delText xml:space="preserve">id </w:delText>
        </w:r>
      </w:del>
    </w:p>
    <w:p w14:paraId="22851BB4" w14:textId="77777777" w:rsidR="00E40272" w:rsidDel="009A169A" w:rsidRDefault="00E40272" w:rsidP="00E40272">
      <w:pPr>
        <w:pStyle w:val="code"/>
        <w:rPr>
          <w:del w:id="1690" w:author="Matty Kadosh" w:date="2015-08-01T16:20:00Z"/>
        </w:rPr>
      </w:pPr>
      <w:del w:id="1691"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678499B0" w14:textId="77777777" w:rsidR="00E40272" w:rsidRPr="007C0B8D" w:rsidDel="009A169A" w:rsidRDefault="00E40272" w:rsidP="00E40272">
      <w:pPr>
        <w:pStyle w:val="code"/>
        <w:rPr>
          <w:del w:id="1692" w:author="Matty Kadosh" w:date="2015-08-01T16:20:00Z"/>
        </w:rPr>
      </w:pPr>
      <w:del w:id="1693"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6508D1D9" w14:textId="77777777" w:rsidR="00E40272" w:rsidRPr="007C0B8D" w:rsidDel="009A169A" w:rsidRDefault="00E40272" w:rsidP="00E40272">
      <w:pPr>
        <w:pStyle w:val="code"/>
        <w:rPr>
          <w:del w:id="1694" w:author="Matty Kadosh" w:date="2015-08-01T16:20:00Z"/>
        </w:rPr>
      </w:pPr>
      <w:del w:id="1695" w:author="Matty Kadosh" w:date="2015-08-01T16:20:00Z">
        <w:r w:rsidRPr="007C0B8D" w:rsidDel="009A169A">
          <w:delText>*</w:delText>
        </w:r>
      </w:del>
    </w:p>
    <w:p w14:paraId="1E6754AA" w14:textId="77777777" w:rsidR="00E40272" w:rsidRPr="007C0B8D" w:rsidDel="009A169A" w:rsidRDefault="00E40272" w:rsidP="00E40272">
      <w:pPr>
        <w:pStyle w:val="code"/>
        <w:rPr>
          <w:del w:id="1696" w:author="Matty Kadosh" w:date="2015-08-01T16:20:00Z"/>
        </w:rPr>
      </w:pPr>
      <w:del w:id="1697" w:author="Matty Kadosh" w:date="2015-08-01T16:20:00Z">
        <w:r w:rsidRPr="007C0B8D" w:rsidDel="009A169A">
          <w:delText>* Return Values:</w:delText>
        </w:r>
      </w:del>
    </w:p>
    <w:p w14:paraId="7D27C7A2" w14:textId="77777777" w:rsidR="00E40272" w:rsidRPr="007C0B8D" w:rsidDel="009A169A" w:rsidRDefault="00E40272" w:rsidP="00E40272">
      <w:pPr>
        <w:pStyle w:val="code"/>
        <w:rPr>
          <w:del w:id="1698" w:author="Matty Kadosh" w:date="2015-08-01T16:20:00Z"/>
        </w:rPr>
      </w:pPr>
      <w:del w:id="1699" w:author="Matty Kadosh" w:date="2015-08-01T16:20:00Z">
        <w:r w:rsidRPr="007C0B8D" w:rsidDel="009A169A">
          <w:delText>* SAI_STATUS_SUCCESS on success</w:delText>
        </w:r>
      </w:del>
    </w:p>
    <w:p w14:paraId="7A2295CC" w14:textId="77777777" w:rsidR="00E40272" w:rsidRPr="007C0B8D" w:rsidDel="009A169A" w:rsidRDefault="00E40272" w:rsidP="00E40272">
      <w:pPr>
        <w:pStyle w:val="code"/>
        <w:rPr>
          <w:del w:id="1700" w:author="Matty Kadosh" w:date="2015-08-01T16:20:00Z"/>
        </w:rPr>
      </w:pPr>
      <w:del w:id="1701" w:author="Matty Kadosh" w:date="2015-08-01T16:20:00Z">
        <w:r w:rsidRPr="007C0B8D" w:rsidDel="009A169A">
          <w:delText>* Failure status code on error</w:delText>
        </w:r>
      </w:del>
    </w:p>
    <w:p w14:paraId="1BD9AE5E" w14:textId="77777777" w:rsidR="00E40272" w:rsidRPr="007C0B8D" w:rsidDel="009A169A" w:rsidRDefault="00E40272" w:rsidP="00E40272">
      <w:pPr>
        <w:pStyle w:val="code"/>
        <w:rPr>
          <w:del w:id="1702" w:author="Matty Kadosh" w:date="2015-08-01T16:20:00Z"/>
        </w:rPr>
      </w:pPr>
      <w:del w:id="1703" w:author="Matty Kadosh" w:date="2015-08-01T16:20:00Z">
        <w:r w:rsidRPr="007C0B8D" w:rsidDel="009A169A">
          <w:delText>*/</w:delText>
        </w:r>
      </w:del>
    </w:p>
    <w:p w14:paraId="09031E59" w14:textId="77777777" w:rsidR="00E40272" w:rsidDel="009A169A" w:rsidRDefault="00E40272" w:rsidP="00E40272">
      <w:pPr>
        <w:pStyle w:val="code"/>
        <w:rPr>
          <w:del w:id="1704" w:author="Matty Kadosh" w:date="2015-08-01T16:20:00Z"/>
        </w:rPr>
      </w:pPr>
      <w:del w:id="1705" w:author="Matty Kadosh" w:date="2015-08-01T16:20:00Z">
        <w:r w:rsidDel="009A169A">
          <w:delText>typedef sai_status_t (*sai_g</w:delText>
        </w:r>
        <w:r w:rsidRPr="007C0B8D" w:rsidDel="009A169A">
          <w:delText>et_</w:delText>
        </w:r>
        <w:r w:rsidDel="009A169A">
          <w:delText>ingress_priority_group _attr</w:delText>
        </w:r>
        <w:r w:rsidRPr="007C0B8D" w:rsidDel="009A169A">
          <w:delText>_fn)(</w:delText>
        </w:r>
      </w:del>
    </w:p>
    <w:p w14:paraId="57AFF9C6" w14:textId="77777777" w:rsidR="00E40272" w:rsidDel="009A169A" w:rsidRDefault="00E40272" w:rsidP="00E40272">
      <w:pPr>
        <w:pStyle w:val="code"/>
        <w:rPr>
          <w:del w:id="1706" w:author="Matty Kadosh" w:date="2015-08-01T16:20:00Z"/>
        </w:rPr>
      </w:pPr>
      <w:del w:id="1707" w:author="Matty Kadosh" w:date="2015-08-01T16:20:00Z">
        <w:r w:rsidDel="009A169A">
          <w:delText xml:space="preserve">      </w:delText>
        </w:r>
        <w:r w:rsidDel="009A169A">
          <w:tab/>
        </w:r>
        <w:r w:rsidDel="009A169A">
          <w:tab/>
        </w:r>
        <w:r w:rsidDel="009A169A">
          <w:tab/>
          <w:delText xml:space="preserve"> _</w:delText>
        </w:r>
      </w:del>
      <w:ins w:id="1708" w:author="Guohan Lu" w:date="2015-05-18T10:55:00Z">
        <w:del w:id="1709" w:author="Matty Kadosh" w:date="2015-08-01T16:20:00Z">
          <w:r w:rsidDel="009A169A">
            <w:delText>I</w:delText>
          </w:r>
        </w:del>
      </w:ins>
      <w:del w:id="1710" w:author="Matty Kadosh" w:date="2015-08-01T16:20:00Z">
        <w:r w:rsidDel="009A169A">
          <w:delText>in_ sai_object_id_t*</w:delText>
        </w:r>
        <w:r w:rsidRPr="00EE6E17" w:rsidDel="009A169A">
          <w:delText xml:space="preserve"> </w:delText>
        </w:r>
        <w:r w:rsidDel="009A169A">
          <w:delText>ingress_pg_id,</w:delText>
        </w:r>
      </w:del>
    </w:p>
    <w:p w14:paraId="150DF8AC" w14:textId="77777777" w:rsidR="00E40272" w:rsidDel="009A169A" w:rsidRDefault="00E40272" w:rsidP="00E40272">
      <w:pPr>
        <w:pStyle w:val="code"/>
        <w:rPr>
          <w:del w:id="1711" w:author="Matty Kadosh" w:date="2015-08-01T16:20:00Z"/>
        </w:rPr>
      </w:pPr>
      <w:del w:id="1712" w:author="Matty Kadosh" w:date="2015-08-01T16:20:00Z">
        <w:r w:rsidDel="009A169A">
          <w:delText xml:space="preserve">    </w:delText>
        </w:r>
        <w:r w:rsidDel="009A169A">
          <w:tab/>
        </w:r>
        <w:r w:rsidDel="009A169A">
          <w:tab/>
        </w:r>
        <w:r w:rsidDel="009A169A">
          <w:tab/>
          <w:delText xml:space="preserve"> _In_ int attr_count,</w:delText>
        </w:r>
      </w:del>
    </w:p>
    <w:p w14:paraId="5409ACDC" w14:textId="77777777" w:rsidR="00E40272" w:rsidDel="009A169A" w:rsidRDefault="00E40272" w:rsidP="00E40272">
      <w:pPr>
        <w:pStyle w:val="code"/>
        <w:rPr>
          <w:del w:id="1713" w:author="Matty Kadosh" w:date="2015-08-01T16:20:00Z"/>
        </w:rPr>
      </w:pPr>
      <w:del w:id="1714"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12394D9D" w14:textId="77777777" w:rsidR="00E40272" w:rsidDel="009A169A" w:rsidRDefault="00E40272" w:rsidP="00E40272">
      <w:pPr>
        <w:pStyle w:val="code"/>
        <w:rPr>
          <w:del w:id="1715" w:author="Matty Kadosh" w:date="2015-08-01T16:20:00Z"/>
        </w:rPr>
      </w:pPr>
      <w:del w:id="1716" w:author="Matty Kadosh" w:date="2015-08-01T16:20:00Z">
        <w:r w:rsidDel="009A169A">
          <w:delText>);</w:delText>
        </w:r>
      </w:del>
    </w:p>
    <w:p w14:paraId="3B6343C5" w14:textId="77777777" w:rsidR="00E40272" w:rsidDel="009A169A" w:rsidRDefault="00E40272" w:rsidP="00E40272">
      <w:pPr>
        <w:pStyle w:val="code"/>
        <w:rPr>
          <w:del w:id="1717" w:author="Matty Kadosh" w:date="2015-08-01T16:20:00Z"/>
        </w:rPr>
      </w:pPr>
    </w:p>
    <w:p w14:paraId="6A2BBE32" w14:textId="77777777" w:rsidR="00E40272" w:rsidDel="009A169A" w:rsidRDefault="00E40272" w:rsidP="00E40272">
      <w:pPr>
        <w:pStyle w:val="code"/>
        <w:rPr>
          <w:del w:id="1718" w:author="Matty Kadosh" w:date="2015-08-01T16:20:00Z"/>
        </w:rPr>
      </w:pPr>
    </w:p>
    <w:p w14:paraId="2B2C7801" w14:textId="77777777" w:rsidR="00E40272" w:rsidRPr="00770F90" w:rsidDel="009A169A" w:rsidRDefault="00E40272" w:rsidP="00E40272">
      <w:pPr>
        <w:rPr>
          <w:del w:id="1719" w:author="Matty Kadosh" w:date="2015-08-01T16:20:00Z"/>
        </w:rPr>
      </w:pPr>
    </w:p>
    <w:p w14:paraId="64049128" w14:textId="77777777" w:rsidR="00E40272" w:rsidRPr="00B51BB7" w:rsidDel="009A169A" w:rsidRDefault="00E40272" w:rsidP="00E40272">
      <w:pPr>
        <w:rPr>
          <w:del w:id="1720" w:author="Matty Kadosh" w:date="2015-08-01T16:20:00Z"/>
        </w:rPr>
      </w:pPr>
    </w:p>
    <w:p w14:paraId="1E41A0B9" w14:textId="77777777" w:rsidR="00E40272" w:rsidRPr="00464E4A" w:rsidDel="009A169A" w:rsidRDefault="00E40272" w:rsidP="00E40272">
      <w:pPr>
        <w:pStyle w:val="Heading2"/>
        <w:rPr>
          <w:del w:id="1721" w:author="Matty Kadosh" w:date="2015-08-01T16:20:00Z"/>
        </w:rPr>
      </w:pPr>
      <w:del w:id="1722" w:author="Matty Kadosh" w:date="2015-08-01T16:20:00Z">
        <w:r w:rsidDel="009A169A">
          <w:delText xml:space="preserve">Buffer pool configuration </w:delText>
        </w:r>
      </w:del>
    </w:p>
    <w:p w14:paraId="56BF8FFB" w14:textId="77777777" w:rsidR="00E40272" w:rsidDel="009A169A" w:rsidRDefault="00E40272" w:rsidP="00E40272">
      <w:pPr>
        <w:pStyle w:val="code"/>
        <w:rPr>
          <w:del w:id="1723" w:author="Matty Kadosh" w:date="2015-08-01T16:20:00Z"/>
        </w:rPr>
      </w:pPr>
    </w:p>
    <w:p w14:paraId="0E03618F" w14:textId="77777777" w:rsidR="00E40272" w:rsidDel="009A169A" w:rsidRDefault="00E40272" w:rsidP="00E40272">
      <w:pPr>
        <w:pStyle w:val="code"/>
        <w:rPr>
          <w:del w:id="1724" w:author="Matty Kadosh" w:date="2015-08-01T16:20:00Z"/>
        </w:rPr>
      </w:pPr>
    </w:p>
    <w:p w14:paraId="32C26877" w14:textId="77777777" w:rsidR="00E40272" w:rsidRPr="001053E1" w:rsidDel="009A169A" w:rsidRDefault="00E40272" w:rsidP="00E40272">
      <w:pPr>
        <w:pStyle w:val="code"/>
        <w:rPr>
          <w:del w:id="1725" w:author="Matty Kadosh" w:date="2015-08-01T16:20:00Z"/>
        </w:rPr>
      </w:pPr>
      <w:del w:id="1726" w:author="Matty Kadosh" w:date="2015-08-01T16:20:00Z">
        <w:r w:rsidRPr="001053E1" w:rsidDel="009A169A">
          <w:delText>typedef enum _sai_</w:delText>
        </w:r>
        <w:r w:rsidDel="009A169A">
          <w:delText>buffer</w:delText>
        </w:r>
        <w:r w:rsidRPr="001053E1" w:rsidDel="009A169A">
          <w:delText>_</w:delText>
        </w:r>
        <w:r w:rsidDel="009A169A">
          <w:delText>pool_type_</w:delText>
        </w:r>
        <w:r w:rsidRPr="001053E1" w:rsidDel="009A169A">
          <w:delText>t</w:delText>
        </w:r>
      </w:del>
    </w:p>
    <w:p w14:paraId="672E7BF0" w14:textId="77777777" w:rsidR="00E40272" w:rsidRPr="001053E1" w:rsidDel="009A169A" w:rsidRDefault="00E40272" w:rsidP="00E40272">
      <w:pPr>
        <w:pStyle w:val="code"/>
        <w:rPr>
          <w:del w:id="1727" w:author="Matty Kadosh" w:date="2015-08-01T16:20:00Z"/>
        </w:rPr>
      </w:pPr>
      <w:del w:id="1728" w:author="Matty Kadosh" w:date="2015-08-01T16:20:00Z">
        <w:r w:rsidRPr="001053E1" w:rsidDel="009A169A">
          <w:delText>{</w:delText>
        </w:r>
      </w:del>
    </w:p>
    <w:p w14:paraId="7D5596CD" w14:textId="77777777" w:rsidR="00E40272" w:rsidRPr="001053E1" w:rsidDel="009A169A" w:rsidRDefault="00E40272" w:rsidP="00E40272">
      <w:pPr>
        <w:pStyle w:val="code"/>
        <w:rPr>
          <w:del w:id="1729" w:author="Matty Kadosh" w:date="2015-08-01T16:20:00Z"/>
        </w:rPr>
      </w:pPr>
      <w:del w:id="1730" w:author="Matty Kadosh" w:date="2015-08-01T16:20:00Z">
        <w:r w:rsidRPr="001053E1" w:rsidDel="009A169A">
          <w:delText xml:space="preserve">    /* Ingress </w:delText>
        </w:r>
        <w:r w:rsidDel="009A169A">
          <w:delText>buffer</w:delText>
        </w:r>
      </w:del>
      <w:ins w:id="1731" w:author="Guohan Lu" w:date="2015-05-18T11:01:00Z">
        <w:del w:id="1732" w:author="Matty Kadosh" w:date="2015-08-01T16:20:00Z">
          <w:r w:rsidDel="009A169A">
            <w:delText xml:space="preserve"> pool</w:delText>
          </w:r>
        </w:del>
      </w:ins>
      <w:del w:id="1733" w:author="Matty Kadosh" w:date="2015-08-01T16:20:00Z">
        <w:r w:rsidDel="009A169A">
          <w:delText xml:space="preserve">s </w:delText>
        </w:r>
        <w:r w:rsidRPr="001053E1" w:rsidDel="009A169A">
          <w:delText>*/</w:delText>
        </w:r>
      </w:del>
    </w:p>
    <w:p w14:paraId="578736E6" w14:textId="77777777" w:rsidR="00E40272" w:rsidDel="009A169A" w:rsidRDefault="00E40272" w:rsidP="00E40272">
      <w:pPr>
        <w:pStyle w:val="code"/>
        <w:ind w:firstLine="405"/>
        <w:rPr>
          <w:del w:id="1734" w:author="Matty Kadosh" w:date="2015-08-01T16:20:00Z"/>
        </w:rPr>
      </w:pPr>
      <w:del w:id="1735" w:author="Matty Kadosh" w:date="2015-08-01T16:20:00Z">
        <w:r w:rsidRPr="001053E1" w:rsidDel="009A169A">
          <w:delText>SAI_</w:delText>
        </w:r>
        <w:r w:rsidDel="009A169A">
          <w:delText>BUFFER</w:delText>
        </w:r>
        <w:r w:rsidRPr="001053E1" w:rsidDel="009A169A">
          <w:delText>_</w:delText>
        </w:r>
        <w:r w:rsidDel="009A169A">
          <w:delText>POOL_INGRESS,</w:delText>
        </w:r>
      </w:del>
    </w:p>
    <w:p w14:paraId="7951FC47" w14:textId="77777777" w:rsidR="00E40272" w:rsidRPr="001053E1" w:rsidDel="009A169A" w:rsidRDefault="00E40272" w:rsidP="00E40272">
      <w:pPr>
        <w:pStyle w:val="code"/>
        <w:ind w:firstLine="405"/>
        <w:rPr>
          <w:del w:id="1736" w:author="Matty Kadosh" w:date="2015-08-01T16:20:00Z"/>
        </w:rPr>
      </w:pPr>
    </w:p>
    <w:p w14:paraId="5948311E" w14:textId="77777777" w:rsidR="00E40272" w:rsidRPr="001053E1" w:rsidDel="009A169A" w:rsidRDefault="00E40272" w:rsidP="00E40272">
      <w:pPr>
        <w:pStyle w:val="code"/>
        <w:ind w:firstLine="405"/>
        <w:rPr>
          <w:del w:id="1737" w:author="Matty Kadosh" w:date="2015-08-01T16:20:00Z"/>
        </w:rPr>
      </w:pPr>
      <w:del w:id="1738" w:author="Matty Kadosh" w:date="2015-08-01T16:20:00Z">
        <w:r w:rsidRPr="001053E1" w:rsidDel="009A169A">
          <w:delText xml:space="preserve">/* </w:delText>
        </w:r>
        <w:r w:rsidDel="009A169A">
          <w:delText>Egr</w:delText>
        </w:r>
        <w:r w:rsidRPr="001053E1" w:rsidDel="009A169A">
          <w:delText xml:space="preserve">ess </w:delText>
        </w:r>
      </w:del>
      <w:ins w:id="1739" w:author="Guohan Lu" w:date="2015-05-18T11:01:00Z">
        <w:del w:id="1740" w:author="Matty Kadosh" w:date="2015-08-01T16:20:00Z">
          <w:r w:rsidDel="009A169A">
            <w:delText>buffer pool</w:delText>
          </w:r>
        </w:del>
      </w:ins>
      <w:del w:id="1741" w:author="Matty Kadosh" w:date="2015-08-01T16:20:00Z">
        <w:r w:rsidDel="009A169A">
          <w:delText xml:space="preserve">unicast egress pool </w:delText>
        </w:r>
        <w:r w:rsidRPr="001053E1" w:rsidDel="009A169A">
          <w:delText>*/</w:delText>
        </w:r>
      </w:del>
    </w:p>
    <w:p w14:paraId="41913985" w14:textId="77777777" w:rsidR="00E40272" w:rsidDel="009A169A" w:rsidRDefault="00E40272" w:rsidP="00E40272">
      <w:pPr>
        <w:pStyle w:val="code"/>
        <w:rPr>
          <w:ins w:id="1742" w:author="Guohan Lu" w:date="2015-05-18T10:55:00Z"/>
          <w:del w:id="1743" w:author="Matty Kadosh" w:date="2015-08-01T16:20:00Z"/>
        </w:rPr>
      </w:pPr>
      <w:ins w:id="1744" w:author="Guohan Lu" w:date="2015-05-18T10:55:00Z">
        <w:del w:id="1745" w:author="Matty Kadosh" w:date="2015-08-01T16:20:00Z">
          <w:r w:rsidDel="009A169A">
            <w:delText xml:space="preserve">    </w:delText>
          </w:r>
        </w:del>
      </w:ins>
      <w:del w:id="1746" w:author="Matty Kadosh" w:date="2015-08-01T16:20:00Z">
        <w:r w:rsidRPr="001053E1" w:rsidDel="009A169A">
          <w:delText>SAI_</w:delText>
        </w:r>
        <w:r w:rsidDel="009A169A">
          <w:delText>BUFFER_POOL_EGRESS_UC</w:delText>
        </w:r>
        <w:r w:rsidRPr="001053E1" w:rsidDel="009A169A">
          <w:delText>,</w:delText>
        </w:r>
      </w:del>
    </w:p>
    <w:p w14:paraId="7B587330" w14:textId="77777777" w:rsidR="00E40272" w:rsidDel="009A169A" w:rsidRDefault="00E40272" w:rsidP="00E40272">
      <w:pPr>
        <w:pStyle w:val="code"/>
        <w:rPr>
          <w:del w:id="1747" w:author="Matty Kadosh" w:date="2015-08-01T16:20:00Z"/>
          <w:bCs/>
        </w:rPr>
      </w:pPr>
      <w:del w:id="1748" w:author="Matty Kadosh" w:date="2015-08-01T16:20:00Z">
        <w:r w:rsidDel="009A169A">
          <w:delText xml:space="preserve">} </w:delText>
        </w:r>
        <w:r w:rsidRPr="00F959CF" w:rsidDel="009A169A">
          <w:rPr>
            <w:bCs/>
          </w:rPr>
          <w:delText>sai_buffer_</w:delText>
        </w:r>
        <w:r w:rsidDel="009A169A">
          <w:rPr>
            <w:bCs/>
          </w:rPr>
          <w:delText>pool_type_</w:delText>
        </w:r>
        <w:r w:rsidRPr="00F959CF" w:rsidDel="009A169A">
          <w:rPr>
            <w:bCs/>
          </w:rPr>
          <w:delText>t;</w:delText>
        </w:r>
      </w:del>
    </w:p>
    <w:p w14:paraId="0B47EA68" w14:textId="77777777" w:rsidR="00E40272" w:rsidRPr="008A6D58" w:rsidDel="009A169A" w:rsidRDefault="00E40272" w:rsidP="00E40272">
      <w:pPr>
        <w:pStyle w:val="code"/>
        <w:rPr>
          <w:del w:id="1749" w:author="Matty Kadosh" w:date="2015-08-01T16:20:00Z"/>
        </w:rPr>
      </w:pPr>
    </w:p>
    <w:p w14:paraId="60F855E5" w14:textId="77777777" w:rsidR="00E40272" w:rsidRPr="001053E1" w:rsidDel="009A169A" w:rsidRDefault="00E40272" w:rsidP="00E40272">
      <w:pPr>
        <w:pStyle w:val="code"/>
        <w:rPr>
          <w:del w:id="1750" w:author="Matty Kadosh" w:date="2015-08-01T16:20:00Z"/>
        </w:rPr>
      </w:pPr>
      <w:del w:id="1751" w:author="Matty Kadosh" w:date="2015-08-01T16:20:00Z">
        <w:r w:rsidDel="009A169A">
          <w:delText>typedef enum _sai_buffer_threshold_mode_</w:delText>
        </w:r>
        <w:r w:rsidRPr="001053E1" w:rsidDel="009A169A">
          <w:delText>t</w:delText>
        </w:r>
      </w:del>
    </w:p>
    <w:p w14:paraId="32042249" w14:textId="77777777" w:rsidR="00E40272" w:rsidRPr="001053E1" w:rsidDel="009A169A" w:rsidRDefault="00E40272" w:rsidP="00E40272">
      <w:pPr>
        <w:pStyle w:val="code"/>
        <w:rPr>
          <w:del w:id="1752" w:author="Matty Kadosh" w:date="2015-08-01T16:20:00Z"/>
        </w:rPr>
      </w:pPr>
      <w:del w:id="1753" w:author="Matty Kadosh" w:date="2015-08-01T16:20:00Z">
        <w:r w:rsidRPr="001053E1" w:rsidDel="009A169A">
          <w:delText>{</w:delText>
        </w:r>
      </w:del>
    </w:p>
    <w:p w14:paraId="63A41A2B" w14:textId="77777777" w:rsidR="00E40272" w:rsidRPr="001053E1" w:rsidDel="009A169A" w:rsidRDefault="00E40272" w:rsidP="00E40272">
      <w:pPr>
        <w:pStyle w:val="code"/>
        <w:rPr>
          <w:del w:id="1754" w:author="Matty Kadosh" w:date="2015-08-01T16:20:00Z"/>
        </w:rPr>
      </w:pPr>
      <w:del w:id="1755" w:author="Matty Kadosh" w:date="2015-08-01T16:20:00Z">
        <w:r w:rsidDel="009A169A">
          <w:delText xml:space="preserve">    /* static maximum </w:delText>
        </w:r>
        <w:r w:rsidRPr="001053E1" w:rsidDel="009A169A">
          <w:delText>*/</w:delText>
        </w:r>
      </w:del>
    </w:p>
    <w:p w14:paraId="298CC0AF" w14:textId="77777777" w:rsidR="00E40272" w:rsidRPr="001053E1" w:rsidDel="009A169A" w:rsidRDefault="00E40272" w:rsidP="00E40272">
      <w:pPr>
        <w:pStyle w:val="code"/>
        <w:rPr>
          <w:del w:id="1756" w:author="Matty Kadosh" w:date="2015-08-01T16:20:00Z"/>
        </w:rPr>
      </w:pPr>
      <w:del w:id="1757" w:author="Matty Kadosh" w:date="2015-08-01T16:20:00Z">
        <w:r w:rsidDel="009A169A">
          <w:delText xml:space="preserve">    </w:delText>
        </w:r>
        <w:r w:rsidDel="009A169A">
          <w:rPr>
            <w:rFonts w:asciiTheme="minorHAnsi" w:hAnsiTheme="minorHAnsi" w:cstheme="minorHAnsi"/>
          </w:rPr>
          <w:delText>SAI</w:delText>
        </w:r>
        <w:r w:rsidDel="009A169A">
          <w:delText xml:space="preserve">_BUFFER_THRESHOLD_MODE_STATIC, </w:delText>
        </w:r>
      </w:del>
    </w:p>
    <w:p w14:paraId="17C8C3FB" w14:textId="77777777" w:rsidR="00E40272" w:rsidRPr="001053E1" w:rsidDel="009A169A" w:rsidRDefault="00E40272" w:rsidP="00E40272">
      <w:pPr>
        <w:pStyle w:val="code"/>
        <w:rPr>
          <w:del w:id="1758" w:author="Matty Kadosh" w:date="2015-08-01T16:20:00Z"/>
        </w:rPr>
      </w:pPr>
      <w:del w:id="1759" w:author="Matty Kadosh" w:date="2015-08-01T16:20:00Z">
        <w:r w:rsidRPr="001053E1" w:rsidDel="009A169A">
          <w:delText xml:space="preserve">    /* </w:delText>
        </w:r>
        <w:r w:rsidDel="009A169A">
          <w:delText xml:space="preserve">dynamic maximum (relative) </w:delText>
        </w:r>
        <w:r w:rsidRPr="001053E1" w:rsidDel="009A169A">
          <w:delText>*/</w:delText>
        </w:r>
      </w:del>
    </w:p>
    <w:p w14:paraId="0C1335D3" w14:textId="77777777" w:rsidR="00E40272" w:rsidDel="009A169A" w:rsidRDefault="00E40272" w:rsidP="00E40272">
      <w:pPr>
        <w:pStyle w:val="code"/>
        <w:rPr>
          <w:del w:id="1760" w:author="Matty Kadosh" w:date="2015-08-01T16:20:00Z"/>
        </w:rPr>
      </w:pPr>
      <w:del w:id="1761" w:author="Matty Kadosh" w:date="2015-08-01T16:20:00Z">
        <w:r w:rsidDel="009A169A">
          <w:delText xml:space="preserve">    </w:delText>
        </w:r>
        <w:r w:rsidDel="009A169A">
          <w:rPr>
            <w:rFonts w:asciiTheme="minorHAnsi" w:hAnsiTheme="minorHAnsi" w:cstheme="minorHAnsi"/>
          </w:rPr>
          <w:delText>SAI</w:delText>
        </w:r>
        <w:r w:rsidDel="009A169A">
          <w:delText>_BUFFER_THRESHOLD_MODE_DYNAMIC</w:delText>
        </w:r>
        <w:r w:rsidRPr="001053E1" w:rsidDel="009A169A">
          <w:delText>,</w:delText>
        </w:r>
      </w:del>
    </w:p>
    <w:p w14:paraId="5804979F" w14:textId="77777777" w:rsidR="00E40272" w:rsidDel="009A169A" w:rsidRDefault="00E40272" w:rsidP="00E40272">
      <w:pPr>
        <w:pStyle w:val="code"/>
        <w:rPr>
          <w:del w:id="1762" w:author="Matty Kadosh" w:date="2015-08-01T16:20:00Z"/>
        </w:rPr>
      </w:pPr>
    </w:p>
    <w:p w14:paraId="4339A2E7" w14:textId="77777777" w:rsidR="00E40272" w:rsidRPr="001053E1" w:rsidDel="009A169A" w:rsidRDefault="00E40272" w:rsidP="00E40272">
      <w:pPr>
        <w:pStyle w:val="code"/>
        <w:rPr>
          <w:del w:id="1763" w:author="Matty Kadosh" w:date="2015-08-01T16:20:00Z"/>
        </w:rPr>
      </w:pPr>
      <w:del w:id="1764" w:author="Matty Kadosh" w:date="2015-08-01T16:20:00Z">
        <w:r w:rsidDel="009A169A">
          <w:delText>} sai_buffer_threshold_mode_</w:delText>
        </w:r>
        <w:r w:rsidRPr="001053E1" w:rsidDel="009A169A">
          <w:delText>t</w:delText>
        </w:r>
      </w:del>
    </w:p>
    <w:p w14:paraId="152B403A" w14:textId="77777777" w:rsidR="00E40272" w:rsidDel="009A169A" w:rsidRDefault="00E40272" w:rsidP="00E40272">
      <w:pPr>
        <w:pStyle w:val="code"/>
        <w:rPr>
          <w:del w:id="1765" w:author="Matty Kadosh" w:date="2015-08-01T16:20:00Z"/>
          <w:bCs/>
        </w:rPr>
      </w:pPr>
    </w:p>
    <w:p w14:paraId="374BAF69" w14:textId="77777777" w:rsidR="00E40272" w:rsidDel="009A169A" w:rsidRDefault="00E40272" w:rsidP="00E40272">
      <w:pPr>
        <w:pStyle w:val="code"/>
        <w:rPr>
          <w:del w:id="1766" w:author="Matty Kadosh" w:date="2015-08-01T16:20:00Z"/>
          <w:bCs/>
        </w:rPr>
      </w:pPr>
    </w:p>
    <w:p w14:paraId="6D952DC7" w14:textId="77777777" w:rsidR="00E40272" w:rsidRPr="001053E1" w:rsidDel="009A169A" w:rsidRDefault="00E40272" w:rsidP="00E40272">
      <w:pPr>
        <w:pStyle w:val="code"/>
        <w:rPr>
          <w:del w:id="1767" w:author="Matty Kadosh" w:date="2015-08-01T16:20:00Z"/>
        </w:rPr>
      </w:pPr>
    </w:p>
    <w:p w14:paraId="0F0A14F2" w14:textId="77777777" w:rsidR="00E40272" w:rsidDel="009A169A" w:rsidRDefault="00E40272" w:rsidP="00E40272">
      <w:pPr>
        <w:pStyle w:val="code"/>
        <w:rPr>
          <w:del w:id="1768" w:author="Matty Kadosh" w:date="2015-08-01T16:20:00Z"/>
          <w:b/>
          <w:bCs/>
        </w:rPr>
      </w:pPr>
    </w:p>
    <w:p w14:paraId="10D23FE4" w14:textId="77777777" w:rsidR="00E40272" w:rsidRPr="001053E1" w:rsidDel="009A169A" w:rsidRDefault="00E40272" w:rsidP="00E40272">
      <w:pPr>
        <w:pStyle w:val="code"/>
        <w:rPr>
          <w:del w:id="1769" w:author="Matty Kadosh" w:date="2015-08-01T16:20:00Z"/>
        </w:rPr>
      </w:pPr>
      <w:del w:id="1770" w:author="Matty Kadosh" w:date="2015-08-01T16:20:00Z">
        <w:r w:rsidRPr="001053E1" w:rsidDel="009A169A">
          <w:delText xml:space="preserve">/* </w:delText>
        </w:r>
        <w:r w:rsidDel="009A169A">
          <w:delText xml:space="preserve">buffer attribute </w:delText>
        </w:r>
        <w:r w:rsidRPr="001053E1" w:rsidDel="009A169A">
          <w:delText>*/</w:delText>
        </w:r>
      </w:del>
    </w:p>
    <w:p w14:paraId="6CE9B53D" w14:textId="77777777" w:rsidR="00E40272" w:rsidRPr="001053E1" w:rsidDel="009A169A" w:rsidRDefault="00E40272" w:rsidP="00E40272">
      <w:pPr>
        <w:pStyle w:val="code"/>
        <w:rPr>
          <w:del w:id="1771" w:author="Matty Kadosh" w:date="2015-08-01T16:20:00Z"/>
        </w:rPr>
      </w:pPr>
      <w:del w:id="1772" w:author="Matty Kadosh" w:date="2015-08-01T16:20:00Z">
        <w:r w:rsidDel="009A169A">
          <w:delText xml:space="preserve">typedef struct </w:delText>
        </w:r>
        <w:r w:rsidRPr="001053E1" w:rsidDel="009A169A">
          <w:delText>sai_</w:delText>
        </w:r>
        <w:r w:rsidDel="009A169A">
          <w:delText>buffer_pool_attr</w:delText>
        </w:r>
        <w:r w:rsidRPr="001053E1" w:rsidDel="009A169A">
          <w:delText xml:space="preserve">_t </w:delText>
        </w:r>
      </w:del>
    </w:p>
    <w:p w14:paraId="5CDAD3D4" w14:textId="77777777" w:rsidR="00E40272" w:rsidDel="009A169A" w:rsidRDefault="00E40272" w:rsidP="00E40272">
      <w:pPr>
        <w:pStyle w:val="code"/>
        <w:rPr>
          <w:del w:id="1773" w:author="Matty Kadosh" w:date="2015-08-01T16:20:00Z"/>
        </w:rPr>
      </w:pPr>
      <w:del w:id="1774" w:author="Matty Kadosh" w:date="2015-08-01T16:20:00Z">
        <w:r w:rsidRPr="001053E1" w:rsidDel="009A169A">
          <w:delText>{</w:delText>
        </w:r>
      </w:del>
    </w:p>
    <w:p w14:paraId="51FD50CB" w14:textId="77777777" w:rsidR="00E40272" w:rsidDel="009A169A" w:rsidRDefault="00E40272" w:rsidP="00E40272">
      <w:pPr>
        <w:pStyle w:val="code"/>
        <w:ind w:firstLine="405"/>
        <w:rPr>
          <w:del w:id="1775" w:author="Matty Kadosh" w:date="2015-08-01T16:20:00Z"/>
        </w:rPr>
      </w:pPr>
      <w:del w:id="1776" w:author="Matty Kadosh" w:date="2015-08-01T16:20:00Z">
        <w:r w:rsidDel="009A169A">
          <w:delText>/*</w:delText>
        </w:r>
        <w:r w:rsidRPr="006D4B6F" w:rsidDel="009A169A">
          <w:delText xml:space="preserve"> </w:delText>
        </w:r>
        <w:r w:rsidDel="009A169A">
          <w:delText>READ ONLY shared buffer size in bytes.</w:delText>
        </w:r>
      </w:del>
    </w:p>
    <w:p w14:paraId="7E116158" w14:textId="77777777" w:rsidR="00E40272" w:rsidDel="009A169A" w:rsidRDefault="00E40272" w:rsidP="00E40272">
      <w:pPr>
        <w:pStyle w:val="code"/>
        <w:ind w:firstLine="405"/>
        <w:rPr>
          <w:del w:id="1777" w:author="Matty Kadosh" w:date="2015-08-01T16:20:00Z"/>
        </w:rPr>
      </w:pPr>
      <w:del w:id="1778" w:author="Matty Kadosh" w:date="2015-08-01T16:20:00Z">
        <w:r w:rsidDel="009A169A">
          <w:delText xml:space="preserve">   This is derived from substracting all reversed buffers of queue/port </w:delText>
        </w:r>
      </w:del>
    </w:p>
    <w:p w14:paraId="7BD078DB" w14:textId="77777777" w:rsidR="00E40272" w:rsidDel="009A169A" w:rsidRDefault="00E40272" w:rsidP="00E40272">
      <w:pPr>
        <w:pStyle w:val="code"/>
        <w:ind w:firstLine="405"/>
        <w:rPr>
          <w:del w:id="1779" w:author="Matty Kadosh" w:date="2015-08-01T16:20:00Z"/>
          <w:rFonts w:asciiTheme="minorHAnsi" w:hAnsiTheme="minorHAnsi" w:cstheme="minorHAnsi"/>
          <w:bCs/>
        </w:rPr>
      </w:pPr>
      <w:del w:id="1780" w:author="Matty Kadosh" w:date="2015-08-01T16:20:00Z">
        <w:r w:rsidDel="009A169A">
          <w:delText xml:space="preserve">   From the total pool size.</w:delText>
        </w:r>
        <w:r w:rsidDel="009A169A">
          <w:rPr>
            <w:rFonts w:asciiTheme="minorHAnsi" w:hAnsiTheme="minorHAnsi" w:cstheme="minorHAnsi"/>
            <w:bCs/>
          </w:rPr>
          <w:delText xml:space="preserve"> */</w:delText>
        </w:r>
      </w:del>
    </w:p>
    <w:p w14:paraId="07B96E8F" w14:textId="77777777" w:rsidR="00E40272" w:rsidRPr="006D4B6F" w:rsidDel="009A169A" w:rsidRDefault="00E40272" w:rsidP="00E40272">
      <w:pPr>
        <w:pStyle w:val="code"/>
        <w:rPr>
          <w:del w:id="1781" w:author="Matty Kadosh" w:date="2015-08-01T16:20:00Z"/>
          <w:rFonts w:asciiTheme="minorHAnsi" w:hAnsiTheme="minorHAnsi" w:cstheme="minorHAnsi"/>
        </w:rPr>
      </w:pPr>
      <w:del w:id="1782"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783" w:author="Guohan Lu" w:date="2015-05-18T11:01:00Z">
        <w:del w:id="1784" w:author="Matty Kadosh" w:date="2015-08-01T16:20:00Z">
          <w:r w:rsidDel="009A169A">
            <w:delText>ATTR_</w:delText>
          </w:r>
        </w:del>
      </w:ins>
      <w:del w:id="1785" w:author="Matty Kadosh" w:date="2015-08-01T16:20:00Z">
        <w:r w:rsidDel="009A169A">
          <w:delText>SHARED_SIZE</w:delText>
        </w:r>
        <w:r w:rsidDel="009A169A">
          <w:rPr>
            <w:rFonts w:asciiTheme="minorHAnsi" w:hAnsiTheme="minorHAnsi" w:cstheme="minorHAnsi"/>
          </w:rPr>
          <w:delText>,</w:delText>
        </w:r>
      </w:del>
    </w:p>
    <w:p w14:paraId="6FD3274F" w14:textId="77777777" w:rsidR="00E40272" w:rsidDel="009A169A" w:rsidRDefault="00E40272" w:rsidP="00E40272">
      <w:pPr>
        <w:pStyle w:val="code"/>
        <w:rPr>
          <w:del w:id="1786" w:author="Matty Kadosh" w:date="2015-08-01T16:20:00Z"/>
        </w:rPr>
      </w:pPr>
    </w:p>
    <w:p w14:paraId="1297E6DB" w14:textId="77777777" w:rsidR="00E40272" w:rsidDel="009A169A" w:rsidRDefault="00E40272" w:rsidP="00E40272">
      <w:pPr>
        <w:pStyle w:val="code"/>
        <w:rPr>
          <w:del w:id="1787" w:author="Matty Kadosh" w:date="2015-08-01T16:20:00Z"/>
          <w:rFonts w:asciiTheme="minorHAnsi" w:hAnsiTheme="minorHAnsi" w:cstheme="minorHAnsi"/>
          <w:bCs/>
        </w:rPr>
      </w:pPr>
      <w:del w:id="1788"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1789" w:author="Guohan Lu" w:date="2015-05-19T10:17:00Z">
        <w:del w:id="1790" w:author="Matty Kadosh" w:date="2015-08-01T16:20:00Z">
          <w:r w:rsidDel="009A169A">
            <w:rPr>
              <w:szCs w:val="18"/>
            </w:rPr>
            <w:delText>|CREATE_ONLY</w:delText>
          </w:r>
        </w:del>
      </w:ins>
      <w:del w:id="1791" w:author="Matty Kadosh" w:date="2015-08-01T16:20:00Z">
        <w:r w:rsidDel="009A169A">
          <w:rPr>
            <w:szCs w:val="18"/>
          </w:rPr>
          <w:delText>)</w:delText>
        </w:r>
        <w:r w:rsidDel="009A169A">
          <w:rPr>
            <w:rFonts w:asciiTheme="minorHAnsi" w:hAnsiTheme="minorHAnsi" w:cstheme="minorHAnsi"/>
            <w:bCs/>
          </w:rPr>
          <w:delText xml:space="preserve"> */</w:delText>
        </w:r>
      </w:del>
    </w:p>
    <w:p w14:paraId="68801B6D" w14:textId="77777777" w:rsidR="00E40272" w:rsidDel="009A169A" w:rsidRDefault="00E40272" w:rsidP="00E40272">
      <w:pPr>
        <w:pStyle w:val="code"/>
        <w:rPr>
          <w:del w:id="1792" w:author="Matty Kadosh" w:date="2015-08-01T16:20:00Z"/>
          <w:rFonts w:asciiTheme="minorHAnsi" w:hAnsiTheme="minorHAnsi" w:cstheme="minorHAnsi"/>
        </w:rPr>
      </w:pPr>
      <w:del w:id="1793"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794" w:author="Guohan Lu" w:date="2015-05-18T11:02:00Z">
        <w:del w:id="1795" w:author="Matty Kadosh" w:date="2015-08-01T16:20:00Z">
          <w:r w:rsidDel="009A169A">
            <w:delText>ATTR_</w:delText>
          </w:r>
        </w:del>
      </w:ins>
      <w:del w:id="1796" w:author="Matty Kadosh" w:date="2015-08-01T16:20:00Z">
        <w:r w:rsidDel="009A169A">
          <w:delText>TYPE</w:delText>
        </w:r>
        <w:r w:rsidDel="009A169A">
          <w:rPr>
            <w:rFonts w:asciiTheme="minorHAnsi" w:hAnsiTheme="minorHAnsi" w:cstheme="minorHAnsi"/>
          </w:rPr>
          <w:delText>,</w:delText>
        </w:r>
      </w:del>
    </w:p>
    <w:p w14:paraId="15A90376" w14:textId="77777777" w:rsidR="00E40272" w:rsidDel="009A169A" w:rsidRDefault="00E40272" w:rsidP="00E40272">
      <w:pPr>
        <w:pStyle w:val="code"/>
        <w:rPr>
          <w:del w:id="1797" w:author="Matty Kadosh" w:date="2015-08-01T16:20:00Z"/>
        </w:rPr>
      </w:pPr>
    </w:p>
    <w:p w14:paraId="0FF677B3" w14:textId="77777777" w:rsidR="00E40272" w:rsidRPr="004232F9" w:rsidDel="009A169A" w:rsidRDefault="00E40272" w:rsidP="00E40272">
      <w:pPr>
        <w:pStyle w:val="code"/>
        <w:rPr>
          <w:del w:id="1798" w:author="Matty Kadosh" w:date="2015-08-01T16:20:00Z"/>
        </w:rPr>
      </w:pPr>
      <w:del w:id="1799" w:author="Matty Kadosh" w:date="2015-08-01T16:20:00Z">
        <w:r w:rsidDel="009A169A">
          <w:delText xml:space="preserve">    /* buffer </w:delText>
        </w:r>
      </w:del>
      <w:ins w:id="1800" w:author="Guohan Lu" w:date="2015-05-19T09:58:00Z">
        <w:del w:id="1801" w:author="Matty Kadosh" w:date="2015-08-01T16:20:00Z">
          <w:r w:rsidDel="009A169A">
            <w:delText xml:space="preserve">pool </w:delText>
          </w:r>
        </w:del>
      </w:ins>
      <w:del w:id="1802" w:author="Matty Kadosh" w:date="2015-08-01T16:20:00Z">
        <w:r w:rsidDel="009A169A">
          <w:delText xml:space="preserve">size in bytes </w:delText>
        </w:r>
        <w:r w:rsidRPr="008B7968" w:rsidDel="009A169A">
          <w:rPr>
            <w:szCs w:val="18"/>
          </w:rPr>
          <w:delText>(MANDATORY_ON_CREATE</w:delText>
        </w:r>
        <w:r w:rsidDel="009A169A">
          <w:rPr>
            <w:szCs w:val="18"/>
          </w:rPr>
          <w:delText>|CREATE_AND_SET</w:delText>
        </w:r>
        <w:r w:rsidRPr="008B7968" w:rsidDel="009A169A">
          <w:rPr>
            <w:szCs w:val="18"/>
          </w:rPr>
          <w:delText xml:space="preserve">) </w:delText>
        </w:r>
        <w:r w:rsidDel="009A169A">
          <w:delText>*/</w:delText>
        </w:r>
      </w:del>
    </w:p>
    <w:p w14:paraId="7D5AB97B" w14:textId="77777777" w:rsidR="00E40272" w:rsidDel="009A169A" w:rsidRDefault="00E40272" w:rsidP="00E40272">
      <w:pPr>
        <w:pStyle w:val="code"/>
        <w:rPr>
          <w:del w:id="1803" w:author="Matty Kadosh" w:date="2015-08-01T16:20:00Z"/>
        </w:rPr>
      </w:pPr>
      <w:del w:id="1804" w:author="Matty Kadosh" w:date="2015-08-01T16:20:00Z">
        <w:r w:rsidDel="009A169A">
          <w:delText xml:space="preserve">    SAI_BUFFER_POOL_</w:delText>
        </w:r>
      </w:del>
      <w:ins w:id="1805" w:author="Guohan Lu" w:date="2015-05-18T11:02:00Z">
        <w:del w:id="1806" w:author="Matty Kadosh" w:date="2015-08-01T16:20:00Z">
          <w:r w:rsidDel="009A169A">
            <w:delText>ATTR_</w:delText>
          </w:r>
        </w:del>
      </w:ins>
      <w:del w:id="1807" w:author="Matty Kadosh" w:date="2015-08-01T16:20:00Z">
        <w:r w:rsidDel="009A169A">
          <w:delText xml:space="preserve">SIZE, </w:delText>
        </w:r>
      </w:del>
    </w:p>
    <w:p w14:paraId="1C8AB160" w14:textId="77777777" w:rsidR="00E40272" w:rsidDel="009A169A" w:rsidRDefault="00E40272" w:rsidP="00E40272">
      <w:pPr>
        <w:pStyle w:val="code"/>
        <w:rPr>
          <w:del w:id="1808" w:author="Matty Kadosh" w:date="2015-08-01T16:20:00Z"/>
          <w:rFonts w:asciiTheme="minorHAnsi" w:hAnsiTheme="minorHAnsi" w:cstheme="minorHAnsi"/>
        </w:rPr>
      </w:pPr>
    </w:p>
    <w:p w14:paraId="0FC375F0" w14:textId="77777777" w:rsidR="00E40272" w:rsidDel="009A169A" w:rsidRDefault="00E40272" w:rsidP="00E40272">
      <w:pPr>
        <w:pStyle w:val="code"/>
        <w:ind w:firstLine="390"/>
        <w:rPr>
          <w:del w:id="1809" w:author="Matty Kadosh" w:date="2015-08-01T16:20:00Z"/>
          <w:rFonts w:asciiTheme="minorHAnsi" w:hAnsiTheme="minorHAnsi" w:cstheme="minorHAnsi"/>
          <w:bCs/>
        </w:rPr>
      </w:pPr>
      <w:del w:id="1810" w:author="Matty Kadosh" w:date="2015-08-01T16:20:00Z">
        <w:r w:rsidDel="009A169A">
          <w:delText>/* shared threshold mode for the buffer pool [sai_buffer_threadhold_mode_t</w:delText>
        </w:r>
        <w:r w:rsidDel="009A169A">
          <w:rPr>
            <w:rFonts w:asciiTheme="minorHAnsi" w:hAnsiTheme="minorHAnsi" w:cstheme="minorHAnsi"/>
            <w:bCs/>
          </w:rPr>
          <w:delText xml:space="preserve">] </w:delText>
        </w:r>
      </w:del>
    </w:p>
    <w:p w14:paraId="5890254B" w14:textId="77777777" w:rsidR="00E40272" w:rsidDel="009A169A" w:rsidRDefault="00E40272" w:rsidP="00E40272">
      <w:pPr>
        <w:pStyle w:val="code"/>
        <w:ind w:firstLine="390"/>
        <w:rPr>
          <w:del w:id="1811" w:author="Matty Kadosh" w:date="2015-08-01T16:20:00Z"/>
          <w:rFonts w:asciiTheme="minorHAnsi" w:hAnsiTheme="minorHAnsi" w:cstheme="minorHAnsi"/>
          <w:bCs/>
        </w:rPr>
      </w:pPr>
      <w:del w:id="1812" w:author="Matty Kadosh" w:date="2015-08-01T16:20:00Z">
        <w:r w:rsidDel="009A169A">
          <w:rPr>
            <w:rFonts w:asciiTheme="minorHAnsi" w:hAnsiTheme="minorHAnsi" w:cstheme="minorHAnsi"/>
            <w:bCs/>
          </w:rPr>
          <w:delText xml:space="preserve">      (</w:delText>
        </w:r>
        <w:r w:rsidDel="009A169A">
          <w:rPr>
            <w:szCs w:val="18"/>
          </w:rPr>
          <w:delText>CREATE_AND_SET default</w:delText>
        </w:r>
        <w:r w:rsidDel="009A169A">
          <w:delText xml:space="preserve"> </w:delText>
        </w:r>
        <w:r w:rsidDel="009A169A">
          <w:rPr>
            <w:rFonts w:asciiTheme="minorHAnsi" w:hAnsiTheme="minorHAnsi" w:cstheme="minorHAnsi"/>
          </w:rPr>
          <w:delText>SAI</w:delText>
        </w:r>
        <w:r w:rsidDel="009A169A">
          <w:delText>_BUFFER_POOL_DYNAMIC_TH</w:delText>
        </w:r>
        <w:r w:rsidDel="009A169A">
          <w:rPr>
            <w:szCs w:val="18"/>
          </w:rPr>
          <w:delText>)</w:delText>
        </w:r>
        <w:r w:rsidDel="009A169A">
          <w:rPr>
            <w:rFonts w:asciiTheme="minorHAnsi" w:hAnsiTheme="minorHAnsi" w:cstheme="minorHAnsi"/>
            <w:bCs/>
          </w:rPr>
          <w:delText xml:space="preserve"> </w:delText>
        </w:r>
      </w:del>
    </w:p>
    <w:p w14:paraId="2CF3956D" w14:textId="77777777" w:rsidR="00E40272" w:rsidRPr="00847A3B" w:rsidDel="009A169A" w:rsidRDefault="00E40272" w:rsidP="00E40272">
      <w:pPr>
        <w:pStyle w:val="code"/>
        <w:ind w:firstLine="390"/>
        <w:rPr>
          <w:del w:id="1813" w:author="Matty Kadosh" w:date="2015-08-01T16:20:00Z"/>
        </w:rPr>
      </w:pPr>
      <w:del w:id="1814" w:author="Matty Kadosh" w:date="2015-08-01T16:20:00Z">
        <w:r w:rsidDel="009A169A">
          <w:rPr>
            <w:rFonts w:asciiTheme="minorHAnsi" w:hAnsiTheme="minorHAnsi" w:cstheme="minorHAnsi"/>
            <w:bCs/>
          </w:rPr>
          <w:delText xml:space="preserve">  */</w:delText>
        </w:r>
      </w:del>
    </w:p>
    <w:p w14:paraId="17B82EA6" w14:textId="77777777" w:rsidR="00E40272" w:rsidDel="009A169A" w:rsidRDefault="00E40272" w:rsidP="00E40272">
      <w:pPr>
        <w:pStyle w:val="code"/>
        <w:rPr>
          <w:del w:id="1815" w:author="Matty Kadosh" w:date="2015-08-01T16:20:00Z"/>
          <w:rFonts w:asciiTheme="minorHAnsi" w:hAnsiTheme="minorHAnsi" w:cstheme="minorHAnsi"/>
        </w:rPr>
      </w:pPr>
      <w:del w:id="1816"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817" w:author="Guohan Lu" w:date="2015-05-18T11:02:00Z">
        <w:del w:id="1818" w:author="Matty Kadosh" w:date="2015-08-01T16:20:00Z">
          <w:r w:rsidDel="009A169A">
            <w:delText>ATTR_</w:delText>
          </w:r>
        </w:del>
      </w:ins>
      <w:del w:id="1819" w:author="Matty Kadosh" w:date="2015-08-01T16:20:00Z">
        <w:r w:rsidDel="009A169A">
          <w:delText>TH_MODE</w:delText>
        </w:r>
        <w:r w:rsidDel="009A169A">
          <w:rPr>
            <w:rFonts w:asciiTheme="minorHAnsi" w:hAnsiTheme="minorHAnsi" w:cstheme="minorHAnsi"/>
          </w:rPr>
          <w:delText>,</w:delText>
        </w:r>
      </w:del>
    </w:p>
    <w:p w14:paraId="0FE244B0" w14:textId="77777777" w:rsidR="00E40272" w:rsidDel="009A169A" w:rsidRDefault="00E40272" w:rsidP="00E40272">
      <w:pPr>
        <w:pStyle w:val="code"/>
        <w:rPr>
          <w:del w:id="1820" w:author="Matty Kadosh" w:date="2015-08-01T16:20:00Z"/>
        </w:rPr>
      </w:pPr>
    </w:p>
    <w:p w14:paraId="7671D81F" w14:textId="77777777" w:rsidR="00E40272" w:rsidDel="009A169A" w:rsidRDefault="00E40272" w:rsidP="00E40272">
      <w:pPr>
        <w:pStyle w:val="code"/>
        <w:rPr>
          <w:del w:id="1821" w:author="Matty Kadosh" w:date="2015-08-01T16:20:00Z"/>
        </w:rPr>
      </w:pPr>
      <w:del w:id="1822" w:author="Matty Kadosh" w:date="2015-08-01T16:20:00Z">
        <w:r w:rsidRPr="001053E1" w:rsidDel="009A169A">
          <w:delText>} sai_</w:delText>
        </w:r>
        <w:r w:rsidDel="009A169A">
          <w:delText>buffer_pool</w:delText>
        </w:r>
        <w:r w:rsidRPr="001053E1" w:rsidDel="009A169A">
          <w:delText>_t;</w:delText>
        </w:r>
      </w:del>
    </w:p>
    <w:p w14:paraId="087D0258" w14:textId="77777777" w:rsidR="00E40272" w:rsidDel="009A169A" w:rsidRDefault="00E40272" w:rsidP="00E40272">
      <w:pPr>
        <w:pStyle w:val="code"/>
        <w:rPr>
          <w:del w:id="1823" w:author="Matty Kadosh" w:date="2015-08-01T16:20:00Z"/>
        </w:rPr>
      </w:pPr>
    </w:p>
    <w:p w14:paraId="3ECF9ECB" w14:textId="77777777" w:rsidR="00E40272" w:rsidRPr="001053E1" w:rsidDel="009A169A" w:rsidRDefault="00E40272" w:rsidP="00E40272">
      <w:pPr>
        <w:pStyle w:val="code"/>
        <w:rPr>
          <w:del w:id="1824" w:author="Matty Kadosh" w:date="2015-08-01T16:20:00Z"/>
        </w:rPr>
      </w:pPr>
    </w:p>
    <w:p w14:paraId="3E0BADC2" w14:textId="77777777" w:rsidR="00E40272" w:rsidDel="009A169A" w:rsidRDefault="00E40272" w:rsidP="00E40272">
      <w:pPr>
        <w:pStyle w:val="code"/>
        <w:rPr>
          <w:del w:id="1825" w:author="Matty Kadosh" w:date="2015-08-01T16:20:00Z"/>
        </w:rPr>
      </w:pPr>
      <w:del w:id="1826" w:author="Matty Kadosh" w:date="2015-08-01T16:20:00Z">
        <w:r w:rsidDel="009A169A">
          <w:delText>/*</w:delText>
        </w:r>
      </w:del>
    </w:p>
    <w:p w14:paraId="6115C769" w14:textId="77777777" w:rsidR="00E40272" w:rsidDel="009A169A" w:rsidRDefault="00E40272" w:rsidP="00E40272">
      <w:pPr>
        <w:pStyle w:val="code"/>
        <w:rPr>
          <w:del w:id="1827" w:author="Matty Kadosh" w:date="2015-08-01T16:20:00Z"/>
        </w:rPr>
      </w:pPr>
      <w:del w:id="1828" w:author="Matty Kadosh" w:date="2015-08-01T16:20:00Z">
        <w:r w:rsidDel="009A169A">
          <w:delText>* Routine Description:</w:delText>
        </w:r>
      </w:del>
    </w:p>
    <w:p w14:paraId="1B90027B" w14:textId="77777777" w:rsidR="00E40272" w:rsidDel="009A169A" w:rsidRDefault="00E40272" w:rsidP="00E40272">
      <w:pPr>
        <w:pStyle w:val="code"/>
        <w:rPr>
          <w:del w:id="1829" w:author="Matty Kadosh" w:date="2015-08-01T16:20:00Z"/>
        </w:rPr>
      </w:pPr>
      <w:del w:id="1830" w:author="Matty Kadosh" w:date="2015-08-01T16:20:00Z">
        <w:r w:rsidDel="009A169A">
          <w:delText>*    create buffer pool    .</w:delText>
        </w:r>
      </w:del>
    </w:p>
    <w:p w14:paraId="7EBBDB68" w14:textId="77777777" w:rsidR="00E40272" w:rsidDel="009A169A" w:rsidRDefault="00E40272" w:rsidP="00E40272">
      <w:pPr>
        <w:pStyle w:val="code"/>
        <w:rPr>
          <w:del w:id="1831" w:author="Matty Kadosh" w:date="2015-08-01T16:20:00Z"/>
        </w:rPr>
      </w:pPr>
      <w:del w:id="1832" w:author="Matty Kadosh" w:date="2015-08-01T16:20:00Z">
        <w:r w:rsidDel="009A169A">
          <w:delText>*</w:delText>
        </w:r>
      </w:del>
    </w:p>
    <w:p w14:paraId="07DD23DD" w14:textId="77777777" w:rsidR="00E40272" w:rsidDel="009A169A" w:rsidRDefault="00E40272" w:rsidP="00E40272">
      <w:pPr>
        <w:pStyle w:val="code"/>
        <w:rPr>
          <w:del w:id="1833" w:author="Matty Kadosh" w:date="2015-08-01T16:20:00Z"/>
        </w:rPr>
      </w:pPr>
      <w:del w:id="1834" w:author="Matty Kadosh" w:date="2015-08-01T16:20:00Z">
        <w:r w:rsidDel="009A169A">
          <w:delText>* Arguments:</w:delText>
        </w:r>
      </w:del>
    </w:p>
    <w:p w14:paraId="49B58B29" w14:textId="77777777" w:rsidR="00E40272" w:rsidDel="009A169A" w:rsidRDefault="00E40272" w:rsidP="00E40272">
      <w:pPr>
        <w:pStyle w:val="code"/>
        <w:rPr>
          <w:del w:id="1835" w:author="Matty Kadosh" w:date="2015-08-01T16:20:00Z"/>
        </w:rPr>
      </w:pPr>
      <w:del w:id="1836" w:author="Matty Kadosh" w:date="2015-08-01T16:20:00Z">
        <w:r w:rsidDel="009A169A">
          <w:delText xml:space="preserve">*  [in,out] pool_id  -pool id </w:delText>
        </w:r>
      </w:del>
    </w:p>
    <w:p w14:paraId="54A86E5F" w14:textId="77777777" w:rsidR="00E40272" w:rsidDel="009A169A" w:rsidRDefault="00E40272" w:rsidP="00E40272">
      <w:pPr>
        <w:pStyle w:val="code"/>
        <w:rPr>
          <w:del w:id="1837" w:author="Matty Kadosh" w:date="2015-08-01T16:20:00Z"/>
        </w:rPr>
      </w:pPr>
      <w:del w:id="1838" w:author="Matty Kadosh" w:date="2015-08-01T16:20:00Z">
        <w:r w:rsidDel="009A169A">
          <w:delText xml:space="preserve">*  </w:delText>
        </w:r>
      </w:del>
    </w:p>
    <w:p w14:paraId="5C9F217B" w14:textId="77777777" w:rsidR="00E40272" w:rsidDel="009A169A" w:rsidRDefault="00E40272" w:rsidP="00E40272">
      <w:pPr>
        <w:pStyle w:val="code"/>
        <w:rPr>
          <w:del w:id="1839" w:author="Matty Kadosh" w:date="2015-08-01T16:20:00Z"/>
        </w:rPr>
      </w:pPr>
      <w:del w:id="1840" w:author="Matty Kadosh" w:date="2015-08-01T16:20:00Z">
        <w:r w:rsidDel="009A169A">
          <w:delText>*</w:delText>
        </w:r>
      </w:del>
    </w:p>
    <w:p w14:paraId="5FD445E5" w14:textId="77777777" w:rsidR="00E40272" w:rsidRPr="007C0B8D" w:rsidDel="009A169A" w:rsidRDefault="00E40272" w:rsidP="00E40272">
      <w:pPr>
        <w:pStyle w:val="code"/>
        <w:rPr>
          <w:del w:id="1841" w:author="Matty Kadosh" w:date="2015-08-01T16:20:00Z"/>
        </w:rPr>
      </w:pPr>
      <w:del w:id="1842" w:author="Matty Kadosh" w:date="2015-08-01T16:20:00Z">
        <w:r w:rsidDel="009A169A">
          <w:delText xml:space="preserve">* Return </w:delText>
        </w:r>
        <w:r w:rsidRPr="007C0B8D" w:rsidDel="009A169A">
          <w:delText>Values:</w:delText>
        </w:r>
      </w:del>
    </w:p>
    <w:p w14:paraId="6D8A56B4" w14:textId="77777777" w:rsidR="00E40272" w:rsidRPr="007C0B8D" w:rsidDel="009A169A" w:rsidRDefault="00E40272" w:rsidP="00E40272">
      <w:pPr>
        <w:pStyle w:val="code"/>
        <w:rPr>
          <w:del w:id="1843" w:author="Matty Kadosh" w:date="2015-08-01T16:20:00Z"/>
        </w:rPr>
      </w:pPr>
      <w:del w:id="1844" w:author="Matty Kadosh" w:date="2015-08-01T16:20:00Z">
        <w:r w:rsidRPr="007C0B8D" w:rsidDel="009A169A">
          <w:delText>*    SAI_STATUS_SUCCESS on success</w:delText>
        </w:r>
      </w:del>
    </w:p>
    <w:p w14:paraId="6F2D2289" w14:textId="77777777" w:rsidR="00E40272" w:rsidRPr="007C0B8D" w:rsidDel="009A169A" w:rsidRDefault="00E40272" w:rsidP="00E40272">
      <w:pPr>
        <w:pStyle w:val="code"/>
        <w:rPr>
          <w:del w:id="1845" w:author="Matty Kadosh" w:date="2015-08-01T16:20:00Z"/>
        </w:rPr>
      </w:pPr>
      <w:del w:id="1846" w:author="Matty Kadosh" w:date="2015-08-01T16:20:00Z">
        <w:r w:rsidRPr="007C0B8D" w:rsidDel="009A169A">
          <w:delText>*    Failure status code on error</w:delText>
        </w:r>
      </w:del>
    </w:p>
    <w:p w14:paraId="3192D862" w14:textId="77777777" w:rsidR="00E40272" w:rsidRPr="007C0B8D" w:rsidDel="009A169A" w:rsidRDefault="00E40272" w:rsidP="00E40272">
      <w:pPr>
        <w:pStyle w:val="code"/>
        <w:rPr>
          <w:del w:id="1847" w:author="Matty Kadosh" w:date="2015-08-01T16:20:00Z"/>
        </w:rPr>
      </w:pPr>
      <w:del w:id="1848" w:author="Matty Kadosh" w:date="2015-08-01T16:20:00Z">
        <w:r w:rsidRPr="007C0B8D" w:rsidDel="009A169A">
          <w:delText>*/</w:delText>
        </w:r>
      </w:del>
    </w:p>
    <w:p w14:paraId="6983EFC1" w14:textId="77777777" w:rsidR="00E40272" w:rsidRPr="007C0B8D" w:rsidDel="009A169A" w:rsidRDefault="00E40272" w:rsidP="00E40272">
      <w:pPr>
        <w:pStyle w:val="code"/>
        <w:rPr>
          <w:del w:id="1849" w:author="Matty Kadosh" w:date="2015-08-01T16:20:00Z"/>
        </w:rPr>
      </w:pPr>
    </w:p>
    <w:p w14:paraId="0591BC3F" w14:textId="77777777" w:rsidR="00E40272" w:rsidRPr="007C0B8D" w:rsidDel="009A169A" w:rsidRDefault="00E40272" w:rsidP="00E40272">
      <w:pPr>
        <w:pStyle w:val="code"/>
        <w:rPr>
          <w:del w:id="1850" w:author="Matty Kadosh" w:date="2015-08-01T16:20:00Z"/>
        </w:rPr>
      </w:pPr>
      <w:del w:id="1851" w:author="Matty Kadosh" w:date="2015-08-01T16:20:00Z">
        <w:r w:rsidRPr="007C0B8D" w:rsidDel="009A169A">
          <w:delText>typedef sai_status_t (*sai_create_buffer</w:delText>
        </w:r>
        <w:r w:rsidDel="009A169A">
          <w:delText>_pool</w:delText>
        </w:r>
        <w:r w:rsidRPr="007C0B8D" w:rsidDel="009A169A">
          <w:delText>_fn)(</w:delText>
        </w:r>
      </w:del>
    </w:p>
    <w:p w14:paraId="42EF7D66" w14:textId="77777777" w:rsidR="00E40272" w:rsidDel="009A169A" w:rsidRDefault="00E40272" w:rsidP="00E40272">
      <w:pPr>
        <w:pStyle w:val="code"/>
        <w:rPr>
          <w:del w:id="1852" w:author="Matty Kadosh" w:date="2015-08-01T16:20:00Z"/>
        </w:rPr>
      </w:pPr>
      <w:del w:id="1853" w:author="Matty Kadosh" w:date="2015-08-01T16:20:00Z">
        <w:r w:rsidRPr="007C0B8D" w:rsidDel="009A169A">
          <w:delText xml:space="preserve">    _in_out</w:delText>
        </w:r>
      </w:del>
      <w:ins w:id="1854" w:author="Guohan Lu" w:date="2015-05-19T09:59:00Z">
        <w:del w:id="1855" w:author="Matty Kadosh" w:date="2015-08-01T16:20:00Z">
          <w:r w:rsidDel="009A169A">
            <w:delText>Out</w:delText>
          </w:r>
        </w:del>
      </w:ins>
      <w:del w:id="1856" w:author="Matty Kadosh" w:date="2015-08-01T16:20:00Z">
        <w:r w:rsidRPr="007C0B8D" w:rsidDel="009A169A">
          <w:delText xml:space="preserve"> sai_</w:delText>
        </w:r>
        <w:r w:rsidDel="009A169A">
          <w:delText>object</w:delText>
        </w:r>
        <w:r w:rsidRPr="007C0B8D" w:rsidDel="009A169A">
          <w:delText xml:space="preserve">_id_t* </w:delText>
        </w:r>
        <w:r w:rsidDel="009A169A">
          <w:delText>pool</w:delText>
        </w:r>
        <w:r w:rsidRPr="007C0B8D" w:rsidDel="009A169A">
          <w:delText>_</w:delText>
        </w:r>
        <w:r w:rsidDel="009A169A">
          <w:delText>id,</w:delText>
        </w:r>
      </w:del>
    </w:p>
    <w:p w14:paraId="78AA9AF3" w14:textId="77777777" w:rsidR="00E40272" w:rsidRPr="0093420F" w:rsidDel="009A169A" w:rsidRDefault="00E40272" w:rsidP="00E40272">
      <w:pPr>
        <w:pStyle w:val="code"/>
        <w:rPr>
          <w:del w:id="1857" w:author="Matty Kadosh" w:date="2015-08-01T16:20:00Z"/>
          <w:color w:val="FF0000"/>
          <w:rPrChange w:id="1858" w:author="Guohan Lu" w:date="2015-05-19T09:59:00Z">
            <w:rPr>
              <w:del w:id="1859" w:author="Matty Kadosh" w:date="2015-08-01T16:20:00Z"/>
            </w:rPr>
          </w:rPrChange>
        </w:rPr>
      </w:pPr>
      <w:ins w:id="1860" w:author="Guohan Lu" w:date="2015-05-19T09:59:00Z">
        <w:del w:id="1861" w:author="Matty Kadosh" w:date="2015-08-01T16:20:00Z">
          <w:r w:rsidRPr="0093420F" w:rsidDel="009A169A">
            <w:rPr>
              <w:color w:val="FF0000"/>
              <w:rPrChange w:id="1862" w:author="Guohan Lu" w:date="2015-05-19T09:59:00Z">
                <w:rPr/>
              </w:rPrChange>
            </w:rPr>
            <w:delText>Missing attributes</w:delText>
          </w:r>
        </w:del>
      </w:ins>
    </w:p>
    <w:p w14:paraId="440767DE" w14:textId="77777777" w:rsidR="00E40272" w:rsidDel="009A169A" w:rsidRDefault="00E40272" w:rsidP="00E40272">
      <w:pPr>
        <w:pStyle w:val="code"/>
        <w:rPr>
          <w:del w:id="1863" w:author="Matty Kadosh" w:date="2015-08-01T16:20:00Z"/>
        </w:rPr>
      </w:pPr>
      <w:del w:id="1864" w:author="Matty Kadosh" w:date="2015-08-01T16:20:00Z">
        <w:r w:rsidDel="009A169A">
          <w:delText xml:space="preserve">   );</w:delText>
        </w:r>
      </w:del>
    </w:p>
    <w:p w14:paraId="6B2898C5" w14:textId="77777777" w:rsidR="00E40272" w:rsidDel="009A169A" w:rsidRDefault="00E40272" w:rsidP="00E40272">
      <w:pPr>
        <w:pStyle w:val="code"/>
        <w:rPr>
          <w:del w:id="1865" w:author="Matty Kadosh" w:date="2015-08-01T16:20:00Z"/>
        </w:rPr>
      </w:pPr>
    </w:p>
    <w:p w14:paraId="0F79B7B4" w14:textId="77777777" w:rsidR="00E40272" w:rsidDel="009A169A" w:rsidRDefault="00E40272" w:rsidP="00E40272">
      <w:pPr>
        <w:pStyle w:val="code"/>
        <w:rPr>
          <w:del w:id="1866" w:author="Matty Kadosh" w:date="2015-08-01T16:20:00Z"/>
        </w:rPr>
      </w:pPr>
    </w:p>
    <w:p w14:paraId="4B892ADD" w14:textId="77777777" w:rsidR="00E40272" w:rsidDel="009A169A" w:rsidRDefault="00E40272" w:rsidP="00E40272">
      <w:pPr>
        <w:pStyle w:val="code"/>
        <w:rPr>
          <w:del w:id="1867" w:author="Matty Kadosh" w:date="2015-08-01T16:20:00Z"/>
        </w:rPr>
      </w:pPr>
      <w:del w:id="1868" w:author="Matty Kadosh" w:date="2015-08-01T16:20:00Z">
        <w:r w:rsidDel="009A169A">
          <w:delText>/*</w:delText>
        </w:r>
      </w:del>
    </w:p>
    <w:p w14:paraId="683E3C25" w14:textId="77777777" w:rsidR="00E40272" w:rsidDel="009A169A" w:rsidRDefault="00E40272" w:rsidP="00E40272">
      <w:pPr>
        <w:pStyle w:val="code"/>
        <w:rPr>
          <w:del w:id="1869" w:author="Matty Kadosh" w:date="2015-08-01T16:20:00Z"/>
        </w:rPr>
      </w:pPr>
      <w:del w:id="1870" w:author="Matty Kadosh" w:date="2015-08-01T16:20:00Z">
        <w:r w:rsidDel="009A169A">
          <w:delText>* Routine Description:</w:delText>
        </w:r>
      </w:del>
    </w:p>
    <w:p w14:paraId="36964BCE" w14:textId="77777777" w:rsidR="00E40272" w:rsidDel="009A169A" w:rsidRDefault="00E40272" w:rsidP="00E40272">
      <w:pPr>
        <w:pStyle w:val="code"/>
        <w:rPr>
          <w:del w:id="1871" w:author="Matty Kadosh" w:date="2015-08-01T16:20:00Z"/>
        </w:rPr>
      </w:pPr>
      <w:del w:id="1872" w:author="Matty Kadosh" w:date="2015-08-01T16:20:00Z">
        <w:r w:rsidDel="009A169A">
          <w:delText>*    remove buffer pool     .</w:delText>
        </w:r>
      </w:del>
    </w:p>
    <w:p w14:paraId="3EE6FB0C" w14:textId="77777777" w:rsidR="00E40272" w:rsidDel="009A169A" w:rsidRDefault="00E40272" w:rsidP="00E40272">
      <w:pPr>
        <w:pStyle w:val="code"/>
        <w:rPr>
          <w:del w:id="1873" w:author="Matty Kadosh" w:date="2015-08-01T16:20:00Z"/>
        </w:rPr>
      </w:pPr>
      <w:del w:id="1874" w:author="Matty Kadosh" w:date="2015-08-01T16:20:00Z">
        <w:r w:rsidDel="009A169A">
          <w:delText>*</w:delText>
        </w:r>
      </w:del>
    </w:p>
    <w:p w14:paraId="3E39D3B3" w14:textId="77777777" w:rsidR="00E40272" w:rsidDel="009A169A" w:rsidRDefault="00E40272" w:rsidP="00E40272">
      <w:pPr>
        <w:pStyle w:val="code"/>
        <w:rPr>
          <w:del w:id="1875" w:author="Matty Kadosh" w:date="2015-08-01T16:20:00Z"/>
        </w:rPr>
      </w:pPr>
      <w:del w:id="1876" w:author="Matty Kadosh" w:date="2015-08-01T16:20:00Z">
        <w:r w:rsidDel="009A169A">
          <w:delText>* Arguments:</w:delText>
        </w:r>
      </w:del>
    </w:p>
    <w:p w14:paraId="4B7B59C9" w14:textId="77777777" w:rsidR="00E40272" w:rsidDel="009A169A" w:rsidRDefault="00E40272" w:rsidP="00E40272">
      <w:pPr>
        <w:pStyle w:val="code"/>
        <w:rPr>
          <w:del w:id="1877" w:author="Matty Kadosh" w:date="2015-08-01T16:20:00Z"/>
        </w:rPr>
      </w:pPr>
      <w:del w:id="1878" w:author="Matty Kadosh" w:date="2015-08-01T16:20:00Z">
        <w:r w:rsidDel="009A169A">
          <w:delText xml:space="preserve">*  [in] pool_id  -pool id </w:delText>
        </w:r>
      </w:del>
    </w:p>
    <w:p w14:paraId="5630531A" w14:textId="77777777" w:rsidR="00E40272" w:rsidDel="009A169A" w:rsidRDefault="00E40272" w:rsidP="00E40272">
      <w:pPr>
        <w:pStyle w:val="code"/>
        <w:rPr>
          <w:del w:id="1879" w:author="Matty Kadosh" w:date="2015-08-01T16:20:00Z"/>
        </w:rPr>
      </w:pPr>
      <w:del w:id="1880" w:author="Matty Kadosh" w:date="2015-08-01T16:20:00Z">
        <w:r w:rsidDel="009A169A">
          <w:delText xml:space="preserve">*  </w:delText>
        </w:r>
      </w:del>
    </w:p>
    <w:p w14:paraId="16F0F98B" w14:textId="77777777" w:rsidR="00E40272" w:rsidDel="009A169A" w:rsidRDefault="00E40272" w:rsidP="00E40272">
      <w:pPr>
        <w:pStyle w:val="code"/>
        <w:rPr>
          <w:del w:id="1881" w:author="Matty Kadosh" w:date="2015-08-01T16:20:00Z"/>
        </w:rPr>
      </w:pPr>
      <w:del w:id="1882" w:author="Matty Kadosh" w:date="2015-08-01T16:20:00Z">
        <w:r w:rsidDel="009A169A">
          <w:delText>*</w:delText>
        </w:r>
      </w:del>
    </w:p>
    <w:p w14:paraId="35A20EF5" w14:textId="77777777" w:rsidR="00E40272" w:rsidDel="009A169A" w:rsidRDefault="00E40272" w:rsidP="00E40272">
      <w:pPr>
        <w:pStyle w:val="code"/>
        <w:rPr>
          <w:del w:id="1883" w:author="Matty Kadosh" w:date="2015-08-01T16:20:00Z"/>
        </w:rPr>
      </w:pPr>
      <w:del w:id="1884" w:author="Matty Kadosh" w:date="2015-08-01T16:20:00Z">
        <w:r w:rsidDel="009A169A">
          <w:delText>* Return Values:</w:delText>
        </w:r>
      </w:del>
    </w:p>
    <w:p w14:paraId="25248F18" w14:textId="77777777" w:rsidR="00E40272" w:rsidDel="009A169A" w:rsidRDefault="00E40272" w:rsidP="00E40272">
      <w:pPr>
        <w:pStyle w:val="code"/>
        <w:rPr>
          <w:del w:id="1885" w:author="Matty Kadosh" w:date="2015-08-01T16:20:00Z"/>
        </w:rPr>
      </w:pPr>
      <w:del w:id="1886" w:author="Matty Kadosh" w:date="2015-08-01T16:20:00Z">
        <w:r w:rsidDel="009A169A">
          <w:delText>*    SAI_STATUS_SUCCESS on success</w:delText>
        </w:r>
      </w:del>
    </w:p>
    <w:p w14:paraId="06924724" w14:textId="77777777" w:rsidR="00E40272" w:rsidDel="009A169A" w:rsidRDefault="00E40272" w:rsidP="00E40272">
      <w:pPr>
        <w:pStyle w:val="code"/>
        <w:rPr>
          <w:del w:id="1887" w:author="Matty Kadosh" w:date="2015-08-01T16:20:00Z"/>
        </w:rPr>
      </w:pPr>
      <w:del w:id="1888" w:author="Matty Kadosh" w:date="2015-08-01T16:20:00Z">
        <w:r w:rsidDel="009A169A">
          <w:delText>*    Failure status code on error</w:delText>
        </w:r>
      </w:del>
    </w:p>
    <w:p w14:paraId="34BFE521" w14:textId="77777777" w:rsidR="00E40272" w:rsidDel="009A169A" w:rsidRDefault="00E40272" w:rsidP="00E40272">
      <w:pPr>
        <w:pStyle w:val="code"/>
        <w:rPr>
          <w:del w:id="1889" w:author="Matty Kadosh" w:date="2015-08-01T16:20:00Z"/>
        </w:rPr>
      </w:pPr>
      <w:del w:id="1890" w:author="Matty Kadosh" w:date="2015-08-01T16:20:00Z">
        <w:r w:rsidDel="009A169A">
          <w:delText>*/</w:delText>
        </w:r>
      </w:del>
    </w:p>
    <w:p w14:paraId="40C5ED8B" w14:textId="77777777" w:rsidR="00E40272" w:rsidDel="009A169A" w:rsidRDefault="00E40272" w:rsidP="00E40272">
      <w:pPr>
        <w:pStyle w:val="code"/>
        <w:rPr>
          <w:del w:id="1891" w:author="Matty Kadosh" w:date="2015-08-01T16:20:00Z"/>
        </w:rPr>
      </w:pPr>
    </w:p>
    <w:p w14:paraId="0436BD13" w14:textId="77777777" w:rsidR="00E40272" w:rsidDel="009A169A" w:rsidRDefault="00E40272" w:rsidP="00E40272">
      <w:pPr>
        <w:pStyle w:val="code"/>
        <w:rPr>
          <w:del w:id="1892" w:author="Matty Kadosh" w:date="2015-08-01T16:20:00Z"/>
        </w:rPr>
      </w:pPr>
      <w:del w:id="1893" w:author="Matty Kadosh" w:date="2015-08-01T16:20:00Z">
        <w:r w:rsidDel="009A169A">
          <w:delText>typedef sai_status_t (*</w:delText>
        </w:r>
        <w:r w:rsidRPr="007C0B8D" w:rsidDel="009A169A">
          <w:delText>sai_</w:delText>
        </w:r>
        <w:r w:rsidDel="009A169A">
          <w:delText>remove_buffer_pool</w:delText>
        </w:r>
        <w:r w:rsidRPr="007C0B8D" w:rsidDel="009A169A">
          <w:delText>_fn)(</w:delText>
        </w:r>
      </w:del>
    </w:p>
    <w:p w14:paraId="430031A2" w14:textId="77777777" w:rsidR="00E40272" w:rsidDel="009A169A" w:rsidRDefault="00E40272" w:rsidP="00E40272">
      <w:pPr>
        <w:pStyle w:val="code"/>
        <w:rPr>
          <w:del w:id="1894" w:author="Matty Kadosh" w:date="2015-08-01T16:20:00Z"/>
        </w:rPr>
      </w:pPr>
      <w:del w:id="1895" w:author="Matty Kadosh" w:date="2015-08-01T16:20:00Z">
        <w:r w:rsidDel="009A169A">
          <w:delText xml:space="preserve">                       _in_ sai_object_id_t*</w:delText>
        </w:r>
        <w:r w:rsidRPr="00EE6E17" w:rsidDel="009A169A">
          <w:delText xml:space="preserve"> </w:delText>
        </w:r>
        <w:r w:rsidDel="009A169A">
          <w:delText>pool_id);</w:delText>
        </w:r>
      </w:del>
    </w:p>
    <w:p w14:paraId="797CE260" w14:textId="77777777" w:rsidR="00E40272" w:rsidDel="009A169A" w:rsidRDefault="00E40272" w:rsidP="00E40272">
      <w:pPr>
        <w:pStyle w:val="code"/>
        <w:rPr>
          <w:del w:id="1896" w:author="Matty Kadosh" w:date="2015-08-01T16:20:00Z"/>
        </w:rPr>
      </w:pPr>
    </w:p>
    <w:p w14:paraId="47056480" w14:textId="77777777" w:rsidR="00E40272" w:rsidDel="009A169A" w:rsidRDefault="00E40272" w:rsidP="00E40272">
      <w:pPr>
        <w:pStyle w:val="code"/>
        <w:rPr>
          <w:del w:id="1897" w:author="Matty Kadosh" w:date="2015-08-01T16:20:00Z"/>
        </w:rPr>
      </w:pPr>
    </w:p>
    <w:p w14:paraId="34ED646F" w14:textId="77777777" w:rsidR="00E40272" w:rsidDel="009A169A" w:rsidRDefault="00E40272" w:rsidP="00E40272">
      <w:pPr>
        <w:pStyle w:val="code"/>
        <w:rPr>
          <w:del w:id="1898" w:author="Matty Kadosh" w:date="2015-08-01T16:20:00Z"/>
        </w:rPr>
      </w:pPr>
    </w:p>
    <w:p w14:paraId="1232B950" w14:textId="77777777" w:rsidR="00E40272" w:rsidDel="009A169A" w:rsidRDefault="00E40272" w:rsidP="00E40272">
      <w:pPr>
        <w:pStyle w:val="code"/>
        <w:rPr>
          <w:del w:id="1899" w:author="Matty Kadosh" w:date="2015-08-01T16:20:00Z"/>
        </w:rPr>
      </w:pPr>
    </w:p>
    <w:p w14:paraId="3EFBF460" w14:textId="77777777" w:rsidR="00E40272" w:rsidDel="009A169A" w:rsidRDefault="00E40272" w:rsidP="00E40272">
      <w:pPr>
        <w:pStyle w:val="code"/>
        <w:rPr>
          <w:del w:id="1900" w:author="Matty Kadosh" w:date="2015-08-01T16:20:00Z"/>
        </w:rPr>
      </w:pPr>
    </w:p>
    <w:p w14:paraId="62DAD732" w14:textId="77777777" w:rsidR="00E40272" w:rsidDel="009A169A" w:rsidRDefault="00E40272" w:rsidP="00E40272">
      <w:pPr>
        <w:pStyle w:val="code"/>
        <w:rPr>
          <w:del w:id="1901" w:author="Matty Kadosh" w:date="2015-08-01T16:20:00Z"/>
        </w:rPr>
      </w:pPr>
    </w:p>
    <w:p w14:paraId="007E8E95" w14:textId="77777777" w:rsidR="00E40272" w:rsidDel="009A169A" w:rsidRDefault="00E40272" w:rsidP="00E40272">
      <w:pPr>
        <w:pStyle w:val="code"/>
        <w:rPr>
          <w:del w:id="1902" w:author="Matty Kadosh" w:date="2015-08-01T16:20:00Z"/>
        </w:rPr>
      </w:pPr>
    </w:p>
    <w:p w14:paraId="12308F72" w14:textId="77777777" w:rsidR="00E40272" w:rsidDel="009A169A" w:rsidRDefault="00E40272" w:rsidP="00E40272">
      <w:pPr>
        <w:pStyle w:val="code"/>
        <w:rPr>
          <w:del w:id="1903" w:author="Matty Kadosh" w:date="2015-08-01T16:20:00Z"/>
        </w:rPr>
      </w:pPr>
    </w:p>
    <w:p w14:paraId="6BFBCD6C" w14:textId="77777777" w:rsidR="00E40272" w:rsidDel="009A169A" w:rsidRDefault="00E40272" w:rsidP="00E40272">
      <w:pPr>
        <w:pStyle w:val="code"/>
        <w:rPr>
          <w:del w:id="1904" w:author="Matty Kadosh" w:date="2015-08-01T16:20:00Z"/>
        </w:rPr>
      </w:pPr>
    </w:p>
    <w:p w14:paraId="360498BD" w14:textId="77777777" w:rsidR="00E40272" w:rsidDel="009A169A" w:rsidRDefault="00E40272" w:rsidP="00E40272">
      <w:pPr>
        <w:pStyle w:val="code"/>
        <w:rPr>
          <w:del w:id="1905" w:author="Matty Kadosh" w:date="2015-08-01T16:20:00Z"/>
        </w:rPr>
      </w:pPr>
    </w:p>
    <w:p w14:paraId="69646D7D" w14:textId="77777777" w:rsidR="00E40272" w:rsidDel="009A169A" w:rsidRDefault="00E40272" w:rsidP="00E40272">
      <w:pPr>
        <w:pStyle w:val="code"/>
        <w:rPr>
          <w:del w:id="1906" w:author="Matty Kadosh" w:date="2015-08-01T16:20:00Z"/>
        </w:rPr>
      </w:pPr>
    </w:p>
    <w:p w14:paraId="4CC944A7" w14:textId="77777777" w:rsidR="00E40272" w:rsidDel="009A169A" w:rsidRDefault="00E40272" w:rsidP="00E40272">
      <w:pPr>
        <w:pStyle w:val="code"/>
        <w:rPr>
          <w:del w:id="1907" w:author="Matty Kadosh" w:date="2015-08-01T16:20:00Z"/>
        </w:rPr>
      </w:pPr>
    </w:p>
    <w:p w14:paraId="605B9840" w14:textId="77777777" w:rsidR="00E40272" w:rsidRPr="007C0B8D" w:rsidDel="009A169A" w:rsidRDefault="00E40272" w:rsidP="00E40272">
      <w:pPr>
        <w:pStyle w:val="code"/>
        <w:rPr>
          <w:del w:id="1908" w:author="Matty Kadosh" w:date="2015-08-01T16:20:00Z"/>
        </w:rPr>
      </w:pPr>
      <w:del w:id="1909" w:author="Matty Kadosh" w:date="2015-08-01T16:20:00Z">
        <w:r w:rsidRPr="007C0B8D" w:rsidDel="009A169A">
          <w:delText>/*</w:delText>
        </w:r>
      </w:del>
    </w:p>
    <w:p w14:paraId="34ECCA6F" w14:textId="77777777" w:rsidR="00E40272" w:rsidRPr="007C0B8D" w:rsidDel="009A169A" w:rsidRDefault="00E40272" w:rsidP="00E40272">
      <w:pPr>
        <w:pStyle w:val="code"/>
        <w:rPr>
          <w:del w:id="1910" w:author="Matty Kadosh" w:date="2015-08-01T16:20:00Z"/>
        </w:rPr>
      </w:pPr>
      <w:del w:id="1911" w:author="Matty Kadosh" w:date="2015-08-01T16:20:00Z">
        <w:r w:rsidRPr="007C0B8D" w:rsidDel="009A169A">
          <w:delText>* Routine Description:</w:delText>
        </w:r>
      </w:del>
    </w:p>
    <w:p w14:paraId="7B1ECF79" w14:textId="77777777" w:rsidR="00E40272" w:rsidRPr="007C0B8D" w:rsidDel="009A169A" w:rsidRDefault="00E40272" w:rsidP="00E40272">
      <w:pPr>
        <w:pStyle w:val="code"/>
        <w:rPr>
          <w:del w:id="1912" w:author="Matty Kadosh" w:date="2015-08-01T16:20:00Z"/>
        </w:rPr>
      </w:pPr>
      <w:del w:id="1913" w:author="Matty Kadosh" w:date="2015-08-01T16:20:00Z">
        <w:r w:rsidRPr="007C0B8D" w:rsidDel="009A169A">
          <w:delText>* set buffer</w:delText>
        </w:r>
        <w:r w:rsidDel="009A169A">
          <w:delText xml:space="preserve"> pool</w:delText>
        </w:r>
        <w:r w:rsidRPr="007C0B8D" w:rsidDel="009A169A">
          <w:delText xml:space="preserve"> attributes.</w:delText>
        </w:r>
      </w:del>
    </w:p>
    <w:p w14:paraId="680A5C47" w14:textId="77777777" w:rsidR="00E40272" w:rsidRPr="007C0B8D" w:rsidDel="009A169A" w:rsidRDefault="00E40272" w:rsidP="00E40272">
      <w:pPr>
        <w:pStyle w:val="code"/>
        <w:rPr>
          <w:del w:id="1914" w:author="Matty Kadosh" w:date="2015-08-01T16:20:00Z"/>
        </w:rPr>
      </w:pPr>
      <w:del w:id="1915" w:author="Matty Kadosh" w:date="2015-08-01T16:20:00Z">
        <w:r w:rsidRPr="007C0B8D" w:rsidDel="009A169A">
          <w:delText>* Arguments:</w:delText>
        </w:r>
      </w:del>
    </w:p>
    <w:p w14:paraId="7082EB6D" w14:textId="77777777" w:rsidR="00E40272" w:rsidRPr="007C0B8D" w:rsidDel="009A169A" w:rsidRDefault="00E40272" w:rsidP="00E40272">
      <w:pPr>
        <w:pStyle w:val="code"/>
        <w:rPr>
          <w:del w:id="1916" w:author="Matty Kadosh" w:date="2015-08-01T16:20:00Z"/>
        </w:rPr>
      </w:pPr>
      <w:del w:id="1917" w:author="Matty Kadosh" w:date="2015-08-01T16:20:00Z">
        <w:r w:rsidDel="009A169A">
          <w:delText>* [in] pool_id – pool</w:delText>
        </w:r>
        <w:r w:rsidRPr="007C0B8D" w:rsidDel="009A169A">
          <w:delText xml:space="preserve"> id </w:delText>
        </w:r>
      </w:del>
    </w:p>
    <w:p w14:paraId="698EBA6B" w14:textId="77777777" w:rsidR="00E40272" w:rsidDel="009A169A" w:rsidRDefault="00E40272" w:rsidP="00E40272">
      <w:pPr>
        <w:pStyle w:val="code"/>
        <w:rPr>
          <w:del w:id="1918" w:author="Matty Kadosh" w:date="2015-08-01T16:20:00Z"/>
        </w:rPr>
      </w:pPr>
      <w:del w:id="1919"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928499" w14:textId="77777777" w:rsidR="00E40272" w:rsidRPr="007C0B8D" w:rsidDel="009A169A" w:rsidRDefault="00E40272" w:rsidP="00E40272">
      <w:pPr>
        <w:pStyle w:val="code"/>
        <w:rPr>
          <w:del w:id="1920" w:author="Matty Kadosh" w:date="2015-08-01T16:20:00Z"/>
        </w:rPr>
      </w:pPr>
      <w:del w:id="1921"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46F5A05F" w14:textId="77777777" w:rsidR="00E40272" w:rsidRPr="007C0B8D" w:rsidDel="009A169A" w:rsidRDefault="00E40272" w:rsidP="00E40272">
      <w:pPr>
        <w:pStyle w:val="code"/>
        <w:rPr>
          <w:del w:id="1922" w:author="Matty Kadosh" w:date="2015-08-01T16:20:00Z"/>
        </w:rPr>
      </w:pPr>
      <w:del w:id="1923" w:author="Matty Kadosh" w:date="2015-08-01T16:20:00Z">
        <w:r w:rsidRPr="007C0B8D" w:rsidDel="009A169A">
          <w:delText>*</w:delText>
        </w:r>
      </w:del>
    </w:p>
    <w:p w14:paraId="58163E97" w14:textId="77777777" w:rsidR="00E40272" w:rsidRPr="007C0B8D" w:rsidDel="009A169A" w:rsidRDefault="00E40272" w:rsidP="00E40272">
      <w:pPr>
        <w:pStyle w:val="code"/>
        <w:rPr>
          <w:del w:id="1924" w:author="Matty Kadosh" w:date="2015-08-01T16:20:00Z"/>
        </w:rPr>
      </w:pPr>
      <w:del w:id="1925" w:author="Matty Kadosh" w:date="2015-08-01T16:20:00Z">
        <w:r w:rsidRPr="007C0B8D" w:rsidDel="009A169A">
          <w:delText>* Return Values:</w:delText>
        </w:r>
      </w:del>
    </w:p>
    <w:p w14:paraId="686C1E24" w14:textId="77777777" w:rsidR="00E40272" w:rsidRPr="007C0B8D" w:rsidDel="009A169A" w:rsidRDefault="00E40272" w:rsidP="00E40272">
      <w:pPr>
        <w:pStyle w:val="code"/>
        <w:rPr>
          <w:del w:id="1926" w:author="Matty Kadosh" w:date="2015-08-01T16:20:00Z"/>
        </w:rPr>
      </w:pPr>
      <w:del w:id="1927" w:author="Matty Kadosh" w:date="2015-08-01T16:20:00Z">
        <w:r w:rsidRPr="007C0B8D" w:rsidDel="009A169A">
          <w:delText>* SAI_STATUS_SUCCESS on success</w:delText>
        </w:r>
      </w:del>
    </w:p>
    <w:p w14:paraId="16CD2B84" w14:textId="77777777" w:rsidR="00E40272" w:rsidRPr="007C0B8D" w:rsidDel="009A169A" w:rsidRDefault="00E40272" w:rsidP="00E40272">
      <w:pPr>
        <w:pStyle w:val="code"/>
        <w:rPr>
          <w:del w:id="1928" w:author="Matty Kadosh" w:date="2015-08-01T16:20:00Z"/>
        </w:rPr>
      </w:pPr>
      <w:del w:id="1929" w:author="Matty Kadosh" w:date="2015-08-01T16:20:00Z">
        <w:r w:rsidRPr="007C0B8D" w:rsidDel="009A169A">
          <w:delText>* Failure status code on error</w:delText>
        </w:r>
      </w:del>
    </w:p>
    <w:p w14:paraId="580B11A9" w14:textId="77777777" w:rsidR="00E40272" w:rsidRPr="007C0B8D" w:rsidDel="009A169A" w:rsidRDefault="00E40272" w:rsidP="00E40272">
      <w:pPr>
        <w:pStyle w:val="code"/>
        <w:rPr>
          <w:del w:id="1930" w:author="Matty Kadosh" w:date="2015-08-01T16:20:00Z"/>
        </w:rPr>
      </w:pPr>
      <w:del w:id="1931" w:author="Matty Kadosh" w:date="2015-08-01T16:20:00Z">
        <w:r w:rsidRPr="007C0B8D" w:rsidDel="009A169A">
          <w:delText>*/</w:delText>
        </w:r>
      </w:del>
    </w:p>
    <w:p w14:paraId="3BB16EC4" w14:textId="77777777" w:rsidR="00E40272" w:rsidDel="009A169A" w:rsidRDefault="00E40272" w:rsidP="00E40272">
      <w:pPr>
        <w:pStyle w:val="code"/>
        <w:rPr>
          <w:del w:id="1932" w:author="Matty Kadosh" w:date="2015-08-01T16:20:00Z"/>
        </w:rPr>
      </w:pPr>
      <w:del w:id="1933" w:author="Matty Kadosh" w:date="2015-08-01T16:20:00Z">
        <w:r w:rsidRPr="007C0B8D" w:rsidDel="009A169A">
          <w:delText>typedef sai_status_t (*sai_set_buffer_</w:delText>
        </w:r>
        <w:r w:rsidDel="009A169A">
          <w:delText>pool_</w:delText>
        </w:r>
        <w:r w:rsidRPr="007C0B8D" w:rsidDel="009A169A">
          <w:delText>attr_fn)(</w:delText>
        </w:r>
      </w:del>
    </w:p>
    <w:p w14:paraId="20F31E09" w14:textId="77777777" w:rsidR="00E40272" w:rsidDel="009A169A" w:rsidRDefault="00E40272" w:rsidP="00E40272">
      <w:pPr>
        <w:pStyle w:val="code"/>
        <w:rPr>
          <w:del w:id="1934" w:author="Matty Kadosh" w:date="2015-08-01T16:20:00Z"/>
        </w:rPr>
      </w:pPr>
      <w:del w:id="1935" w:author="Matty Kadosh" w:date="2015-08-01T16:20:00Z">
        <w:r w:rsidDel="009A169A">
          <w:delText xml:space="preserve">      </w:delText>
        </w:r>
        <w:r w:rsidDel="009A169A">
          <w:tab/>
        </w:r>
        <w:r w:rsidDel="009A169A">
          <w:tab/>
        </w:r>
        <w:r w:rsidDel="009A169A">
          <w:tab/>
          <w:delText xml:space="preserve"> _in_ sai_object_id_t*</w:delText>
        </w:r>
        <w:r w:rsidRPr="00EE6E17" w:rsidDel="009A169A">
          <w:delText xml:space="preserve"> </w:delText>
        </w:r>
        <w:r w:rsidDel="009A169A">
          <w:delText>pool_id,</w:delText>
        </w:r>
      </w:del>
    </w:p>
    <w:p w14:paraId="29D40807" w14:textId="77777777" w:rsidR="00E40272" w:rsidDel="009A169A" w:rsidRDefault="00E40272" w:rsidP="00E40272">
      <w:pPr>
        <w:pStyle w:val="code"/>
        <w:rPr>
          <w:del w:id="1936" w:author="Matty Kadosh" w:date="2015-08-01T16:20:00Z"/>
        </w:rPr>
      </w:pPr>
      <w:del w:id="1937" w:author="Matty Kadosh" w:date="2015-08-01T16:20:00Z">
        <w:r w:rsidDel="009A169A">
          <w:delText xml:space="preserve">    </w:delText>
        </w:r>
        <w:r w:rsidDel="009A169A">
          <w:tab/>
        </w:r>
        <w:r w:rsidDel="009A169A">
          <w:tab/>
          <w:delText xml:space="preserve"> </w:delText>
        </w:r>
        <w:r w:rsidDel="009A169A">
          <w:tab/>
          <w:delText xml:space="preserve"> _In_ sai_attr_t * attr);</w:delText>
        </w:r>
      </w:del>
    </w:p>
    <w:p w14:paraId="4644B654" w14:textId="77777777" w:rsidR="00E40272" w:rsidDel="009A169A" w:rsidRDefault="00E40272" w:rsidP="00E40272">
      <w:pPr>
        <w:pStyle w:val="code"/>
        <w:rPr>
          <w:del w:id="1938" w:author="Matty Kadosh" w:date="2015-08-01T16:20:00Z"/>
        </w:rPr>
      </w:pPr>
      <w:del w:id="1939" w:author="Matty Kadosh" w:date="2015-08-01T16:20:00Z">
        <w:r w:rsidDel="009A169A">
          <w:delText>);</w:delText>
        </w:r>
      </w:del>
    </w:p>
    <w:p w14:paraId="5513A0C9" w14:textId="77777777" w:rsidR="00E40272" w:rsidDel="009A169A" w:rsidRDefault="00E40272" w:rsidP="00E40272">
      <w:pPr>
        <w:pStyle w:val="code"/>
        <w:rPr>
          <w:del w:id="1940" w:author="Matty Kadosh" w:date="2015-08-01T16:20:00Z"/>
        </w:rPr>
      </w:pPr>
    </w:p>
    <w:p w14:paraId="6D0C2AEA" w14:textId="77777777" w:rsidR="00E40272" w:rsidRPr="007C0B8D" w:rsidDel="009A169A" w:rsidRDefault="00E40272" w:rsidP="00E40272">
      <w:pPr>
        <w:pStyle w:val="code"/>
        <w:rPr>
          <w:del w:id="1941" w:author="Matty Kadosh" w:date="2015-08-01T16:20:00Z"/>
        </w:rPr>
      </w:pPr>
      <w:del w:id="1942" w:author="Matty Kadosh" w:date="2015-08-01T16:20:00Z">
        <w:r w:rsidRPr="007C0B8D" w:rsidDel="009A169A">
          <w:delText>/*</w:delText>
        </w:r>
      </w:del>
    </w:p>
    <w:p w14:paraId="06D7426E" w14:textId="77777777" w:rsidR="00E40272" w:rsidRPr="007C0B8D" w:rsidDel="009A169A" w:rsidRDefault="00E40272" w:rsidP="00E40272">
      <w:pPr>
        <w:pStyle w:val="code"/>
        <w:rPr>
          <w:del w:id="1943" w:author="Matty Kadosh" w:date="2015-08-01T16:20:00Z"/>
        </w:rPr>
      </w:pPr>
      <w:del w:id="1944" w:author="Matty Kadosh" w:date="2015-08-01T16:20:00Z">
        <w:r w:rsidRPr="007C0B8D" w:rsidDel="009A169A">
          <w:delText>* Routine Description:</w:delText>
        </w:r>
      </w:del>
    </w:p>
    <w:p w14:paraId="0B1C2D56" w14:textId="77777777" w:rsidR="00E40272" w:rsidRPr="007C0B8D" w:rsidDel="009A169A" w:rsidRDefault="00E40272" w:rsidP="00E40272">
      <w:pPr>
        <w:pStyle w:val="code"/>
        <w:rPr>
          <w:del w:id="1945" w:author="Matty Kadosh" w:date="2015-08-01T16:20:00Z"/>
        </w:rPr>
      </w:pPr>
      <w:del w:id="1946" w:author="Matty Kadosh" w:date="2015-08-01T16:20:00Z">
        <w:r w:rsidDel="009A169A">
          <w:delText>* get</w:delText>
        </w:r>
        <w:r w:rsidRPr="007C0B8D" w:rsidDel="009A169A">
          <w:delText xml:space="preserve"> buffer</w:delText>
        </w:r>
        <w:r w:rsidDel="009A169A">
          <w:delText xml:space="preserve"> pool</w:delText>
        </w:r>
        <w:r w:rsidRPr="007C0B8D" w:rsidDel="009A169A">
          <w:delText xml:space="preserve"> attributes.</w:delText>
        </w:r>
      </w:del>
    </w:p>
    <w:p w14:paraId="5303F8A2" w14:textId="77777777" w:rsidR="00E40272" w:rsidRPr="007C0B8D" w:rsidDel="009A169A" w:rsidRDefault="00E40272" w:rsidP="00E40272">
      <w:pPr>
        <w:pStyle w:val="code"/>
        <w:rPr>
          <w:del w:id="1947" w:author="Matty Kadosh" w:date="2015-08-01T16:20:00Z"/>
        </w:rPr>
      </w:pPr>
      <w:del w:id="1948" w:author="Matty Kadosh" w:date="2015-08-01T16:20:00Z">
        <w:r w:rsidRPr="007C0B8D" w:rsidDel="009A169A">
          <w:delText>* Arguments:</w:delText>
        </w:r>
      </w:del>
    </w:p>
    <w:p w14:paraId="5A664820" w14:textId="77777777" w:rsidR="00E40272" w:rsidRPr="007C0B8D" w:rsidDel="009A169A" w:rsidRDefault="00E40272" w:rsidP="00E40272">
      <w:pPr>
        <w:pStyle w:val="code"/>
        <w:rPr>
          <w:del w:id="1949" w:author="Matty Kadosh" w:date="2015-08-01T16:20:00Z"/>
        </w:rPr>
      </w:pPr>
      <w:del w:id="1950" w:author="Matty Kadosh" w:date="2015-08-01T16:20:00Z">
        <w:r w:rsidDel="009A169A">
          <w:delText>* [in] pool_id – pool</w:delText>
        </w:r>
        <w:r w:rsidRPr="007C0B8D" w:rsidDel="009A169A">
          <w:delText xml:space="preserve"> id </w:delText>
        </w:r>
      </w:del>
    </w:p>
    <w:p w14:paraId="20E9D555" w14:textId="77777777" w:rsidR="00E40272" w:rsidDel="009A169A" w:rsidRDefault="00E40272" w:rsidP="00E40272">
      <w:pPr>
        <w:pStyle w:val="code"/>
        <w:rPr>
          <w:del w:id="1951" w:author="Matty Kadosh" w:date="2015-08-01T16:20:00Z"/>
        </w:rPr>
      </w:pPr>
      <w:del w:id="195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45A9F253" w14:textId="77777777" w:rsidR="00E40272" w:rsidRPr="007C0B8D" w:rsidDel="009A169A" w:rsidRDefault="00E40272" w:rsidP="00E40272">
      <w:pPr>
        <w:pStyle w:val="code"/>
        <w:rPr>
          <w:del w:id="1953" w:author="Matty Kadosh" w:date="2015-08-01T16:20:00Z"/>
        </w:rPr>
      </w:pPr>
      <w:del w:id="1954"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3C228D4" w14:textId="77777777" w:rsidR="00E40272" w:rsidRPr="007C0B8D" w:rsidDel="009A169A" w:rsidRDefault="00E40272" w:rsidP="00E40272">
      <w:pPr>
        <w:pStyle w:val="code"/>
        <w:rPr>
          <w:del w:id="1955" w:author="Matty Kadosh" w:date="2015-08-01T16:20:00Z"/>
        </w:rPr>
      </w:pPr>
      <w:del w:id="1956" w:author="Matty Kadosh" w:date="2015-08-01T16:20:00Z">
        <w:r w:rsidRPr="007C0B8D" w:rsidDel="009A169A">
          <w:delText>*</w:delText>
        </w:r>
      </w:del>
    </w:p>
    <w:p w14:paraId="6AA51C36" w14:textId="77777777" w:rsidR="00E40272" w:rsidRPr="007C0B8D" w:rsidDel="009A169A" w:rsidRDefault="00E40272" w:rsidP="00E40272">
      <w:pPr>
        <w:pStyle w:val="code"/>
        <w:rPr>
          <w:del w:id="1957" w:author="Matty Kadosh" w:date="2015-08-01T16:20:00Z"/>
        </w:rPr>
      </w:pPr>
      <w:del w:id="1958" w:author="Matty Kadosh" w:date="2015-08-01T16:20:00Z">
        <w:r w:rsidRPr="007C0B8D" w:rsidDel="009A169A">
          <w:delText>* Return Values:</w:delText>
        </w:r>
      </w:del>
    </w:p>
    <w:p w14:paraId="5B384398" w14:textId="77777777" w:rsidR="00E40272" w:rsidRPr="007C0B8D" w:rsidDel="009A169A" w:rsidRDefault="00E40272" w:rsidP="00E40272">
      <w:pPr>
        <w:pStyle w:val="code"/>
        <w:rPr>
          <w:del w:id="1959" w:author="Matty Kadosh" w:date="2015-08-01T16:20:00Z"/>
        </w:rPr>
      </w:pPr>
      <w:del w:id="1960" w:author="Matty Kadosh" w:date="2015-08-01T16:20:00Z">
        <w:r w:rsidRPr="007C0B8D" w:rsidDel="009A169A">
          <w:delText>* SAI_STATUS_SUCCESS on success</w:delText>
        </w:r>
      </w:del>
    </w:p>
    <w:p w14:paraId="1886015A" w14:textId="77777777" w:rsidR="00E40272" w:rsidRPr="007C0B8D" w:rsidDel="009A169A" w:rsidRDefault="00E40272" w:rsidP="00E40272">
      <w:pPr>
        <w:pStyle w:val="code"/>
        <w:rPr>
          <w:del w:id="1961" w:author="Matty Kadosh" w:date="2015-08-01T16:20:00Z"/>
        </w:rPr>
      </w:pPr>
      <w:del w:id="1962" w:author="Matty Kadosh" w:date="2015-08-01T16:20:00Z">
        <w:r w:rsidRPr="007C0B8D" w:rsidDel="009A169A">
          <w:delText>* Failure status code on error</w:delText>
        </w:r>
      </w:del>
    </w:p>
    <w:p w14:paraId="67EE9915" w14:textId="77777777" w:rsidR="00E40272" w:rsidRPr="007C0B8D" w:rsidDel="009A169A" w:rsidRDefault="00E40272" w:rsidP="00E40272">
      <w:pPr>
        <w:pStyle w:val="code"/>
        <w:rPr>
          <w:del w:id="1963" w:author="Matty Kadosh" w:date="2015-08-01T16:20:00Z"/>
        </w:rPr>
      </w:pPr>
      <w:del w:id="1964" w:author="Matty Kadosh" w:date="2015-08-01T16:20:00Z">
        <w:r w:rsidRPr="007C0B8D" w:rsidDel="009A169A">
          <w:delText>*/</w:delText>
        </w:r>
      </w:del>
    </w:p>
    <w:p w14:paraId="4773AE18" w14:textId="77777777" w:rsidR="00E40272" w:rsidDel="009A169A" w:rsidRDefault="00E40272" w:rsidP="00E40272">
      <w:pPr>
        <w:pStyle w:val="code"/>
        <w:rPr>
          <w:del w:id="1965" w:author="Matty Kadosh" w:date="2015-08-01T16:20:00Z"/>
        </w:rPr>
      </w:pPr>
      <w:del w:id="1966" w:author="Matty Kadosh" w:date="2015-08-01T16:20:00Z">
        <w:r w:rsidDel="009A169A">
          <w:delText>typedef sai_status_t (*sai_g</w:delText>
        </w:r>
        <w:r w:rsidRPr="007C0B8D" w:rsidDel="009A169A">
          <w:delText>et_buffer_</w:delText>
        </w:r>
        <w:r w:rsidDel="009A169A">
          <w:delText>pool_</w:delText>
        </w:r>
        <w:r w:rsidRPr="007C0B8D" w:rsidDel="009A169A">
          <w:delText>attr_fn)(</w:delText>
        </w:r>
      </w:del>
    </w:p>
    <w:p w14:paraId="3BEAA509" w14:textId="77777777" w:rsidR="00E40272" w:rsidDel="009A169A" w:rsidRDefault="00E40272" w:rsidP="00E40272">
      <w:pPr>
        <w:pStyle w:val="code"/>
        <w:rPr>
          <w:del w:id="1967" w:author="Matty Kadosh" w:date="2015-08-01T16:20:00Z"/>
        </w:rPr>
      </w:pPr>
      <w:del w:id="1968" w:author="Matty Kadosh" w:date="2015-08-01T16:20:00Z">
        <w:r w:rsidDel="009A169A">
          <w:delText xml:space="preserve">      </w:delText>
        </w:r>
        <w:r w:rsidDel="009A169A">
          <w:tab/>
        </w:r>
        <w:r w:rsidDel="009A169A">
          <w:tab/>
        </w:r>
        <w:r w:rsidDel="009A169A">
          <w:tab/>
          <w:delText xml:space="preserve"> _in_ sai_object_id_t*</w:delText>
        </w:r>
        <w:r w:rsidRPr="00EE6E17" w:rsidDel="009A169A">
          <w:delText xml:space="preserve"> </w:delText>
        </w:r>
        <w:r w:rsidDel="009A169A">
          <w:delText>pool_id,</w:delText>
        </w:r>
      </w:del>
    </w:p>
    <w:p w14:paraId="33CA2DB3" w14:textId="77777777" w:rsidR="00E40272" w:rsidDel="009A169A" w:rsidRDefault="00E40272" w:rsidP="00E40272">
      <w:pPr>
        <w:pStyle w:val="code"/>
        <w:rPr>
          <w:del w:id="1969" w:author="Matty Kadosh" w:date="2015-08-01T16:20:00Z"/>
        </w:rPr>
      </w:pPr>
      <w:del w:id="1970" w:author="Matty Kadosh" w:date="2015-08-01T16:20:00Z">
        <w:r w:rsidDel="009A169A">
          <w:delText xml:space="preserve">    </w:delText>
        </w:r>
        <w:r w:rsidDel="009A169A">
          <w:tab/>
        </w:r>
        <w:r w:rsidDel="009A169A">
          <w:tab/>
        </w:r>
        <w:r w:rsidDel="009A169A">
          <w:tab/>
          <w:delText xml:space="preserve"> _In_ int attr_count,</w:delText>
        </w:r>
      </w:del>
    </w:p>
    <w:p w14:paraId="6E48074A" w14:textId="77777777" w:rsidR="00E40272" w:rsidDel="009A169A" w:rsidRDefault="00E40272" w:rsidP="00E40272">
      <w:pPr>
        <w:pStyle w:val="code"/>
        <w:rPr>
          <w:del w:id="1971" w:author="Matty Kadosh" w:date="2015-08-01T16:20:00Z"/>
        </w:rPr>
      </w:pPr>
      <w:del w:id="1972"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5C4C84DD" w14:textId="77777777" w:rsidR="00E40272" w:rsidRPr="007C0B8D" w:rsidDel="009A169A" w:rsidRDefault="00E40272" w:rsidP="00E40272">
      <w:pPr>
        <w:pStyle w:val="code"/>
        <w:rPr>
          <w:del w:id="1973" w:author="Matty Kadosh" w:date="2015-08-01T16:20:00Z"/>
        </w:rPr>
      </w:pPr>
      <w:del w:id="1974" w:author="Matty Kadosh" w:date="2015-08-01T16:20:00Z">
        <w:r w:rsidDel="009A169A">
          <w:delText>);</w:delText>
        </w:r>
      </w:del>
    </w:p>
    <w:p w14:paraId="7E91EA2C" w14:textId="77777777" w:rsidR="00E40272" w:rsidDel="009A169A" w:rsidRDefault="00E40272" w:rsidP="00E40272">
      <w:pPr>
        <w:pStyle w:val="NoSpacing"/>
        <w:rPr>
          <w:del w:id="1975" w:author="Matty Kadosh" w:date="2015-08-01T16:20:00Z"/>
          <w:rFonts w:asciiTheme="minorHAnsi" w:hAnsiTheme="minorHAnsi" w:cstheme="minorHAnsi"/>
        </w:rPr>
      </w:pPr>
    </w:p>
    <w:p w14:paraId="3ED19CA9" w14:textId="77777777" w:rsidR="00E40272" w:rsidRPr="00464E4A" w:rsidDel="009A169A" w:rsidRDefault="00E40272" w:rsidP="00E40272">
      <w:pPr>
        <w:pStyle w:val="Heading3"/>
        <w:rPr>
          <w:del w:id="1976" w:author="Matty Kadosh" w:date="2015-08-01T16:20:00Z"/>
        </w:rPr>
      </w:pPr>
      <w:del w:id="1977" w:author="Matty Kadosh" w:date="2015-08-01T16:20:00Z">
        <w:r w:rsidDel="009A169A">
          <w:delText xml:space="preserve">Buffer profile configuration </w:delText>
        </w:r>
      </w:del>
    </w:p>
    <w:p w14:paraId="0A73D0D8" w14:textId="77777777" w:rsidR="00E40272" w:rsidRPr="008A6D58" w:rsidDel="009A169A" w:rsidRDefault="00E40272" w:rsidP="00E40272">
      <w:pPr>
        <w:pStyle w:val="code"/>
        <w:rPr>
          <w:del w:id="1978" w:author="Matty Kadosh" w:date="2015-08-01T16:20:00Z"/>
          <w:bCs/>
        </w:rPr>
      </w:pPr>
    </w:p>
    <w:p w14:paraId="181FB2F5" w14:textId="77777777" w:rsidR="00E40272" w:rsidRPr="001053E1" w:rsidDel="009A169A" w:rsidRDefault="00E40272" w:rsidP="00E40272">
      <w:pPr>
        <w:pStyle w:val="code"/>
        <w:rPr>
          <w:del w:id="1979" w:author="Matty Kadosh" w:date="2015-08-01T16:20:00Z"/>
        </w:rPr>
      </w:pPr>
      <w:del w:id="1980" w:author="Matty Kadosh" w:date="2015-08-01T16:20:00Z">
        <w:r w:rsidDel="009A169A">
          <w:delText>typedef struct  sai_buffer_profile_attr</w:delText>
        </w:r>
        <w:r w:rsidRPr="001053E1" w:rsidDel="009A169A">
          <w:delText xml:space="preserve">_t </w:delText>
        </w:r>
      </w:del>
    </w:p>
    <w:p w14:paraId="1321153B" w14:textId="77777777" w:rsidR="00E40272" w:rsidDel="009A169A" w:rsidRDefault="00E40272" w:rsidP="00E40272">
      <w:pPr>
        <w:pStyle w:val="code"/>
        <w:rPr>
          <w:del w:id="1981" w:author="Matty Kadosh" w:date="2015-08-01T16:20:00Z"/>
        </w:rPr>
      </w:pPr>
      <w:del w:id="1982" w:author="Matty Kadosh" w:date="2015-08-01T16:20:00Z">
        <w:r w:rsidRPr="001053E1" w:rsidDel="009A169A">
          <w:delText>{</w:delText>
        </w:r>
      </w:del>
    </w:p>
    <w:p w14:paraId="7738430F" w14:textId="77777777" w:rsidR="00E40272" w:rsidDel="009A169A" w:rsidRDefault="00E40272" w:rsidP="00E40272">
      <w:pPr>
        <w:pStyle w:val="code"/>
        <w:rPr>
          <w:del w:id="1983" w:author="Matty Kadosh" w:date="2015-08-01T16:20:00Z"/>
        </w:rPr>
      </w:pPr>
      <w:del w:id="1984" w:author="Matty Kadosh" w:date="2015-08-01T16:20:00Z">
        <w:r w:rsidDel="009A169A">
          <w:delText xml:space="preserve">    /* pointer to buffer pool object </w:delText>
        </w:r>
        <w:r w:rsidDel="009A169A">
          <w:rPr>
            <w:rFonts w:asciiTheme="minorHAnsi" w:hAnsiTheme="minorHAnsi" w:cstheme="minorHAnsi"/>
            <w:bCs/>
          </w:rPr>
          <w:delText xml:space="preserve"> (</w:delText>
        </w:r>
        <w:r w:rsidRPr="008B7968" w:rsidDel="009A169A">
          <w:rPr>
            <w:szCs w:val="18"/>
          </w:rPr>
          <w:delText>MANDATORY_ON_CREATE</w:delText>
        </w:r>
      </w:del>
      <w:ins w:id="1985" w:author="Guohan Lu" w:date="2015-05-19T10:00:00Z">
        <w:del w:id="1986" w:author="Matty Kadosh" w:date="2015-08-01T16:20:00Z">
          <w:r w:rsidDel="009A169A">
            <w:rPr>
              <w:szCs w:val="18"/>
            </w:rPr>
            <w:delText>|CREATE_</w:delText>
          </w:r>
        </w:del>
      </w:ins>
      <w:ins w:id="1987" w:author="Guohan Lu" w:date="2015-05-19T10:02:00Z">
        <w:del w:id="1988" w:author="Matty Kadosh" w:date="2015-08-01T16:20:00Z">
          <w:r w:rsidDel="009A169A">
            <w:rPr>
              <w:szCs w:val="18"/>
            </w:rPr>
            <w:delText>AND_SET</w:delText>
          </w:r>
        </w:del>
      </w:ins>
      <w:del w:id="1989" w:author="Matty Kadosh" w:date="2015-08-01T16:20:00Z">
        <w:r w:rsidDel="009A169A">
          <w:rPr>
            <w:szCs w:val="18"/>
          </w:rPr>
          <w:delText>)</w:delText>
        </w:r>
        <w:r w:rsidDel="009A169A">
          <w:rPr>
            <w:rFonts w:asciiTheme="minorHAnsi" w:hAnsiTheme="minorHAnsi" w:cstheme="minorHAnsi"/>
            <w:bCs/>
          </w:rPr>
          <w:delText xml:space="preserve"> </w:delText>
        </w:r>
        <w:r w:rsidDel="009A169A">
          <w:delText xml:space="preserve"> */</w:delText>
        </w:r>
      </w:del>
    </w:p>
    <w:p w14:paraId="4471935B" w14:textId="77777777" w:rsidR="00E40272" w:rsidDel="009A169A" w:rsidRDefault="00E40272" w:rsidP="00E40272">
      <w:pPr>
        <w:pStyle w:val="code"/>
        <w:rPr>
          <w:del w:id="1990" w:author="Matty Kadosh" w:date="2015-08-01T16:20:00Z"/>
        </w:rPr>
      </w:pPr>
      <w:del w:id="1991"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BUFFER_PROFILE_ATTR_POOL_ID, </w:delText>
        </w:r>
      </w:del>
    </w:p>
    <w:p w14:paraId="542EDC1B" w14:textId="77777777" w:rsidR="00E40272" w:rsidDel="009A169A" w:rsidRDefault="00E40272" w:rsidP="00E40272">
      <w:pPr>
        <w:pStyle w:val="code"/>
        <w:rPr>
          <w:del w:id="1992" w:author="Matty Kadosh" w:date="2015-08-01T16:20:00Z"/>
        </w:rPr>
      </w:pPr>
    </w:p>
    <w:p w14:paraId="24BECDAE" w14:textId="77777777" w:rsidR="00E40272" w:rsidRPr="00847A3B" w:rsidDel="009A169A" w:rsidRDefault="00E40272" w:rsidP="00E40272">
      <w:pPr>
        <w:pStyle w:val="code"/>
        <w:rPr>
          <w:del w:id="1993" w:author="Matty Kadosh" w:date="2015-08-01T16:20:00Z"/>
          <w:rFonts w:asciiTheme="minorHAnsi" w:hAnsiTheme="minorHAnsi" w:cstheme="minorHAnsi"/>
          <w:bCs/>
        </w:rPr>
      </w:pPr>
      <w:del w:id="1994" w:author="Matty Kadosh" w:date="2015-08-01T16:20:00Z">
        <w:r w:rsidDel="009A169A">
          <w:delText xml:space="preserve">    /* reserved buffer size in bytes </w:delText>
        </w:r>
        <w:r w:rsidDel="009A169A">
          <w:rPr>
            <w:rFonts w:asciiTheme="minorHAnsi" w:hAnsiTheme="minorHAnsi" w:cstheme="minorHAnsi"/>
            <w:bCs/>
          </w:rPr>
          <w:delText xml:space="preserve"> (</w:delText>
        </w:r>
        <w:r w:rsidRPr="008B7968" w:rsidDel="009A169A">
          <w:rPr>
            <w:szCs w:val="18"/>
          </w:rPr>
          <w:delText>MANDATORY_ON_CREATE</w:delText>
        </w:r>
      </w:del>
      <w:ins w:id="1995" w:author="Guohan Lu" w:date="2015-05-19T10:03:00Z">
        <w:del w:id="1996" w:author="Matty Kadosh" w:date="2015-08-01T16:20:00Z">
          <w:r w:rsidDel="009A169A">
            <w:rPr>
              <w:szCs w:val="18"/>
            </w:rPr>
            <w:delText>|CREATE_AND_SET</w:delText>
          </w:r>
        </w:del>
      </w:ins>
      <w:del w:id="1997" w:author="Matty Kadosh" w:date="2015-08-01T16:20:00Z">
        <w:r w:rsidDel="009A169A">
          <w:rPr>
            <w:szCs w:val="18"/>
          </w:rPr>
          <w:delText>)</w:delText>
        </w:r>
        <w:r w:rsidDel="009A169A">
          <w:rPr>
            <w:rFonts w:asciiTheme="minorHAnsi" w:hAnsiTheme="minorHAnsi" w:cstheme="minorHAnsi"/>
            <w:bCs/>
          </w:rPr>
          <w:delText xml:space="preserve"> */</w:delText>
        </w:r>
      </w:del>
    </w:p>
    <w:p w14:paraId="46E545D5" w14:textId="77777777" w:rsidR="00E40272" w:rsidDel="009A169A" w:rsidRDefault="00E40272" w:rsidP="00E40272">
      <w:pPr>
        <w:pStyle w:val="code"/>
        <w:rPr>
          <w:del w:id="1998" w:author="Matty Kadosh" w:date="2015-08-01T16:20:00Z"/>
        </w:rPr>
      </w:pPr>
      <w:del w:id="1999"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BUFFER_PROFILE_ATTR_BUFFER_SIZE, </w:delText>
        </w:r>
      </w:del>
    </w:p>
    <w:p w14:paraId="64B4CA01" w14:textId="77777777" w:rsidR="00E40272" w:rsidDel="009A169A" w:rsidRDefault="00E40272" w:rsidP="00E40272">
      <w:pPr>
        <w:pStyle w:val="code"/>
        <w:rPr>
          <w:del w:id="2000" w:author="Matty Kadosh" w:date="2015-08-01T16:20:00Z"/>
        </w:rPr>
      </w:pPr>
    </w:p>
    <w:p w14:paraId="06B66919" w14:textId="77777777" w:rsidR="00E40272" w:rsidDel="009A169A" w:rsidRDefault="00E40272">
      <w:pPr>
        <w:pStyle w:val="code"/>
        <w:ind w:firstLine="405"/>
        <w:rPr>
          <w:ins w:id="2001" w:author="Guohan Lu" w:date="2015-05-19T10:07:00Z"/>
          <w:del w:id="2002" w:author="Matty Kadosh" w:date="2015-08-01T16:20:00Z"/>
        </w:rPr>
        <w:pPrChange w:id="2003" w:author="Guohan Lu" w:date="2015-05-19T10:07:00Z">
          <w:pPr>
            <w:pStyle w:val="code"/>
          </w:pPr>
        </w:pPrChange>
      </w:pPr>
      <w:del w:id="2004" w:author="Matty Kadosh" w:date="2015-08-01T16:20:00Z">
        <w:r w:rsidDel="009A169A">
          <w:delText xml:space="preserve">    /* dynamic threshold for the shared u</w:delText>
        </w:r>
      </w:del>
      <w:ins w:id="2005" w:author="Guohan Lu" w:date="2015-05-19T10:05:00Z">
        <w:del w:id="2006" w:author="Matty Kadosh" w:date="2015-08-01T16:20:00Z">
          <w:r w:rsidDel="009A169A">
            <w:delText>s</w:delText>
          </w:r>
        </w:del>
      </w:ins>
      <w:del w:id="2007" w:author="Matty Kadosh" w:date="2015-08-01T16:20:00Z">
        <w:r w:rsidDel="009A169A">
          <w:delText>age</w:delText>
        </w:r>
      </w:del>
      <w:ins w:id="2008" w:author="Guohan Lu" w:date="2015-05-19T10:07:00Z">
        <w:del w:id="2009" w:author="Matty Kadosh" w:date="2015-08-01T16:20:00Z">
          <w:r w:rsidDel="009A169A">
            <w:delText>.</w:delText>
          </w:r>
        </w:del>
      </w:ins>
    </w:p>
    <w:p w14:paraId="1EEAAAAB" w14:textId="77777777" w:rsidR="00E40272" w:rsidDel="009A169A" w:rsidRDefault="00E40272">
      <w:pPr>
        <w:pStyle w:val="code"/>
        <w:ind w:firstLine="405"/>
        <w:rPr>
          <w:del w:id="2010" w:author="Matty Kadosh" w:date="2015-08-01T16:20:00Z"/>
        </w:rPr>
        <w:pPrChange w:id="2011" w:author="Guohan Lu" w:date="2015-05-19T10:07:00Z">
          <w:pPr>
            <w:pStyle w:val="code"/>
          </w:pPr>
        </w:pPrChange>
      </w:pPr>
      <w:ins w:id="2012" w:author="Guohan Lu" w:date="2015-05-19T10:07:00Z">
        <w:del w:id="2013" w:author="Matty Kadosh" w:date="2015-08-01T16:20:00Z">
          <w:r w:rsidDel="009A169A">
            <w:delText xml:space="preserve">   The threshold is set to</w:delText>
          </w:r>
        </w:del>
      </w:ins>
      <w:del w:id="2014" w:author="Matty Kadosh" w:date="2015-08-01T16:20:00Z">
        <w:r w:rsidDel="009A169A">
          <w:delText xml:space="preserve"> </w:delText>
        </w:r>
      </w:del>
      <w:ins w:id="2015" w:author="Guohan Lu" w:date="2015-05-19T10:07:00Z">
        <w:del w:id="2016" w:author="Matty Kadosh" w:date="2015-08-01T16:20:00Z">
          <w:r w:rsidDel="009A169A">
            <w:delText>the</w:delText>
          </w:r>
        </w:del>
      </w:ins>
      <w:del w:id="2017" w:author="Matty Kadosh" w:date="2015-08-01T16:20:00Z">
        <w:r w:rsidDel="009A169A">
          <w:delText xml:space="preserve">in 1/n </w:delText>
        </w:r>
      </w:del>
      <w:ins w:id="2018" w:author="Guohan Lu" w:date="2015-05-19T10:07:00Z">
        <w:del w:id="2019" w:author="Matty Kadosh" w:date="2015-08-01T16:20:00Z">
          <w:r w:rsidDel="009A169A">
            <w:delText>of available buffer of the pool.</w:delText>
          </w:r>
        </w:del>
      </w:ins>
      <w:del w:id="2020" w:author="Matty Kadosh" w:date="2015-08-01T16:20:00Z">
        <w:r w:rsidDel="009A169A">
          <w:delText xml:space="preserve"> </w:delText>
        </w:r>
      </w:del>
    </w:p>
    <w:p w14:paraId="2BA219A5" w14:textId="77777777" w:rsidR="00E40272" w:rsidDel="009A169A" w:rsidRDefault="00E40272" w:rsidP="00E40272">
      <w:pPr>
        <w:pStyle w:val="code"/>
        <w:rPr>
          <w:del w:id="2021" w:author="Matty Kadosh" w:date="2015-08-01T16:20:00Z"/>
        </w:rPr>
      </w:pPr>
      <w:del w:id="2022" w:author="Matty Kadosh" w:date="2015-08-01T16:20:00Z">
        <w:r w:rsidDel="009A169A">
          <w:delText xml:space="preserve">     valid only if the buffer is mapped to dynamic pool </w:delText>
        </w:r>
      </w:del>
    </w:p>
    <w:p w14:paraId="04BE9946" w14:textId="77777777" w:rsidR="00E40272" w:rsidDel="009A169A" w:rsidRDefault="00E40272" w:rsidP="00E40272">
      <w:pPr>
        <w:pStyle w:val="code"/>
        <w:rPr>
          <w:del w:id="2023" w:author="Matty Kadosh" w:date="2015-08-01T16:20:00Z"/>
          <w:szCs w:val="18"/>
        </w:rPr>
      </w:pPr>
      <w:del w:id="2024" w:author="Matty Kadosh" w:date="2015-08-01T16:20:00Z">
        <w:r w:rsidDel="009A169A">
          <w:delText xml:space="preserve">     (</w:delText>
        </w:r>
        <w:r w:rsidRPr="008B7968" w:rsidDel="009A169A">
          <w:rPr>
            <w:szCs w:val="18"/>
          </w:rPr>
          <w:delText>MANDATORY_ON_CREATE</w:delText>
        </w:r>
        <w:r w:rsidDel="009A169A">
          <w:rPr>
            <w:szCs w:val="18"/>
          </w:rPr>
          <w:delText>|CREATE_AND_SET).</w:delText>
        </w:r>
      </w:del>
    </w:p>
    <w:p w14:paraId="1F0ACD1A" w14:textId="77777777" w:rsidR="00E40272" w:rsidDel="009A169A" w:rsidRDefault="00E40272" w:rsidP="00E40272">
      <w:pPr>
        <w:pStyle w:val="code"/>
        <w:rPr>
          <w:del w:id="2025" w:author="Matty Kadosh" w:date="2015-08-01T16:20:00Z"/>
        </w:rPr>
      </w:pPr>
      <w:del w:id="2026"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Del="009A169A">
          <w:rPr>
            <w:rFonts w:asciiTheme="minorHAnsi" w:hAnsiTheme="minorHAnsi" w:cstheme="minorHAnsi"/>
            <w:bCs/>
          </w:rPr>
          <w:delText xml:space="preserve"> </w:delText>
        </w:r>
        <w:r w:rsidDel="009A169A">
          <w:delText xml:space="preserve"> */</w:delText>
        </w:r>
      </w:del>
    </w:p>
    <w:p w14:paraId="7C6B1A89" w14:textId="77777777" w:rsidR="00E40272" w:rsidDel="009A169A" w:rsidRDefault="00E40272" w:rsidP="00E40272">
      <w:pPr>
        <w:pStyle w:val="code"/>
        <w:rPr>
          <w:del w:id="2027" w:author="Matty Kadosh" w:date="2015-08-01T16:20:00Z"/>
        </w:rPr>
      </w:pPr>
      <w:del w:id="2028"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BUFFER_PROFILE_ATTR_SHARED_DYNAMIC_TH, </w:delText>
        </w:r>
      </w:del>
    </w:p>
    <w:p w14:paraId="33E5ED89" w14:textId="77777777" w:rsidR="00E40272" w:rsidRPr="001053E1" w:rsidDel="009A169A" w:rsidRDefault="00E40272" w:rsidP="00E40272">
      <w:pPr>
        <w:pStyle w:val="code"/>
        <w:rPr>
          <w:del w:id="2029" w:author="Matty Kadosh" w:date="2015-08-01T16:20:00Z"/>
        </w:rPr>
      </w:pPr>
    </w:p>
    <w:p w14:paraId="16D66CAD" w14:textId="77777777" w:rsidR="00E40272" w:rsidDel="009A169A" w:rsidRDefault="00E40272" w:rsidP="00E40272">
      <w:pPr>
        <w:pStyle w:val="code"/>
        <w:rPr>
          <w:del w:id="2030" w:author="Matty Kadosh" w:date="2015-08-01T16:20:00Z"/>
        </w:rPr>
      </w:pPr>
      <w:del w:id="2031" w:author="Matty Kadosh" w:date="2015-08-01T16:20:00Z">
        <w:r w:rsidDel="009A169A">
          <w:delText xml:space="preserve">    /* static </w:delText>
        </w:r>
        <w:r w:rsidRPr="008A6D58" w:rsidDel="009A169A">
          <w:delText>threshold</w:delText>
        </w:r>
        <w:r w:rsidDel="009A169A">
          <w:delText xml:space="preserve"> for the shared usage in bytes</w:delText>
        </w:r>
      </w:del>
    </w:p>
    <w:p w14:paraId="3B13DC66" w14:textId="77777777" w:rsidR="00E40272" w:rsidDel="009A169A" w:rsidRDefault="00E40272" w:rsidP="00E40272">
      <w:pPr>
        <w:pStyle w:val="code"/>
        <w:rPr>
          <w:ins w:id="2032" w:author="Guohan Lu" w:date="2015-05-19T10:03:00Z"/>
          <w:del w:id="2033" w:author="Matty Kadosh" w:date="2015-08-01T16:20:00Z"/>
        </w:rPr>
      </w:pPr>
      <w:del w:id="2034"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 */</w:delText>
        </w:r>
      </w:del>
    </w:p>
    <w:p w14:paraId="03FB0DB3" w14:textId="77777777" w:rsidR="00E40272" w:rsidDel="009A169A" w:rsidRDefault="00E40272" w:rsidP="00E40272">
      <w:pPr>
        <w:pStyle w:val="code"/>
        <w:rPr>
          <w:del w:id="2035" w:author="Matty Kadosh" w:date="2015-08-01T16:20:00Z"/>
        </w:rPr>
      </w:pPr>
      <w:ins w:id="2036" w:author="Guohan Lu" w:date="2015-05-19T10:03:00Z">
        <w:del w:id="2037" w:author="Matty Kadosh" w:date="2015-08-01T16:20:00Z">
          <w:r w:rsidDel="009A169A">
            <w:delText xml:space="preserve">      (CREATE_AND_SET)</w:delText>
          </w:r>
        </w:del>
      </w:ins>
    </w:p>
    <w:p w14:paraId="51493AEF" w14:textId="77777777" w:rsidR="00E40272" w:rsidDel="009A169A" w:rsidRDefault="00E40272" w:rsidP="00E40272">
      <w:pPr>
        <w:pStyle w:val="code"/>
        <w:rPr>
          <w:del w:id="2038" w:author="Matty Kadosh" w:date="2015-08-01T16:20:00Z"/>
        </w:rPr>
      </w:pPr>
      <w:del w:id="2039"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BUFFER_PROFILE_ATTR_SHARED_STATIC_TH, </w:delText>
        </w:r>
      </w:del>
    </w:p>
    <w:p w14:paraId="0166B16E" w14:textId="77777777" w:rsidR="00E40272" w:rsidDel="009A169A" w:rsidRDefault="00E40272" w:rsidP="00E40272">
      <w:pPr>
        <w:pStyle w:val="code"/>
        <w:rPr>
          <w:del w:id="2040" w:author="Matty Kadosh" w:date="2015-08-01T16:20:00Z"/>
        </w:rPr>
      </w:pPr>
    </w:p>
    <w:p w14:paraId="5BB16AD4" w14:textId="77777777" w:rsidR="00E40272" w:rsidDel="009A169A" w:rsidRDefault="00E40272" w:rsidP="00E40272">
      <w:pPr>
        <w:pStyle w:val="code"/>
        <w:rPr>
          <w:del w:id="2041" w:author="Matty Kadosh" w:date="2015-08-01T16:20:00Z"/>
        </w:rPr>
      </w:pPr>
      <w:del w:id="2042" w:author="Matty Kadosh" w:date="2015-08-01T16:20:00Z">
        <w:r w:rsidDel="009A169A">
          <w:delText xml:space="preserve">    /* set the buffer profile XOFF </w:delText>
        </w:r>
        <w:r w:rsidRPr="008A6D58" w:rsidDel="009A169A">
          <w:delText>threshold</w:delText>
        </w:r>
        <w:r w:rsidDel="009A169A">
          <w:delText xml:space="preserve"> in bytes </w:delText>
        </w:r>
      </w:del>
    </w:p>
    <w:p w14:paraId="405C24C1" w14:textId="77777777" w:rsidR="00E40272" w:rsidDel="009A169A" w:rsidRDefault="00E40272" w:rsidP="00E40272">
      <w:pPr>
        <w:pStyle w:val="code"/>
        <w:ind w:firstLine="405"/>
        <w:rPr>
          <w:del w:id="2043" w:author="Matty Kadosh" w:date="2015-08-01T16:20:00Z"/>
          <w:szCs w:val="18"/>
        </w:rPr>
      </w:pPr>
      <w:del w:id="2044" w:author="Matty Kadosh" w:date="2015-08-01T16:20:00Z">
        <w:r w:rsidDel="009A169A">
          <w:delText xml:space="preserve">   Valid only for ingress buffer</w:delText>
        </w:r>
      </w:del>
      <w:ins w:id="2045" w:author="Guohan Lu" w:date="2015-05-19T10:14:00Z">
        <w:del w:id="2046" w:author="Matty Kadosh" w:date="2015-08-01T16:20:00Z">
          <w:r w:rsidDel="009A169A">
            <w:delText>PG</w:delText>
          </w:r>
        </w:del>
      </w:ins>
      <w:del w:id="2047" w:author="Matty Kadosh" w:date="2015-08-01T16:20:00Z">
        <w:r w:rsidDel="009A169A">
          <w:delText xml:space="preserve"> (</w:delText>
        </w:r>
        <w:r w:rsidDel="009A169A">
          <w:rPr>
            <w:szCs w:val="18"/>
          </w:rPr>
          <w:delText xml:space="preserve">CREATE_AND_SET). </w:delText>
        </w:r>
      </w:del>
    </w:p>
    <w:p w14:paraId="29FAC7F9" w14:textId="77777777" w:rsidR="00E40272" w:rsidDel="009A169A" w:rsidRDefault="00E40272" w:rsidP="00E40272">
      <w:pPr>
        <w:pStyle w:val="code"/>
        <w:ind w:firstLine="405"/>
        <w:rPr>
          <w:del w:id="2048" w:author="Matty Kadosh" w:date="2015-08-01T16:20:00Z"/>
          <w:szCs w:val="18"/>
        </w:rPr>
      </w:pPr>
      <w:del w:id="2049" w:author="Matty Kadosh" w:date="2015-08-01T16:20:00Z">
        <w:r w:rsidDel="009A169A">
          <w:rPr>
            <w:szCs w:val="18"/>
          </w:rPr>
          <w:delText xml:space="preserve">   Generate XOFF when available buffer in the</w:delText>
        </w:r>
      </w:del>
      <w:ins w:id="2050" w:author="Guohan Lu" w:date="2015-05-19T10:14:00Z">
        <w:del w:id="2051" w:author="Matty Kadosh" w:date="2015-08-01T16:20:00Z">
          <w:r w:rsidDel="009A169A">
            <w:rPr>
              <w:szCs w:val="18"/>
            </w:rPr>
            <w:delText xml:space="preserve"> PG buffer</w:delText>
          </w:r>
        </w:del>
      </w:ins>
      <w:del w:id="2052" w:author="Matty Kadosh" w:date="2015-08-01T16:20:00Z">
        <w:r w:rsidDel="009A169A">
          <w:rPr>
            <w:szCs w:val="18"/>
          </w:rPr>
          <w:delText xml:space="preserve"> reserved area</w:delText>
        </w:r>
      </w:del>
    </w:p>
    <w:p w14:paraId="14D6565B" w14:textId="77777777" w:rsidR="00E40272" w:rsidDel="009A169A" w:rsidRDefault="00E40272" w:rsidP="00E40272">
      <w:pPr>
        <w:pStyle w:val="code"/>
        <w:ind w:firstLine="405"/>
        <w:rPr>
          <w:ins w:id="2053" w:author="Guohan Lu" w:date="2015-05-19T10:14:00Z"/>
          <w:del w:id="2054" w:author="Matty Kadosh" w:date="2015-08-01T16:20:00Z"/>
          <w:szCs w:val="18"/>
        </w:rPr>
      </w:pPr>
      <w:del w:id="2055" w:author="Matty Kadosh" w:date="2015-08-01T16:20:00Z">
        <w:r w:rsidDel="009A169A">
          <w:rPr>
            <w:szCs w:val="18"/>
          </w:rPr>
          <w:delText xml:space="preserve">   is less than this threshold.</w:delText>
        </w:r>
      </w:del>
    </w:p>
    <w:p w14:paraId="7DBB8BB0" w14:textId="77777777" w:rsidR="00E40272" w:rsidDel="009A169A" w:rsidRDefault="00E40272" w:rsidP="00E40272">
      <w:pPr>
        <w:pStyle w:val="code"/>
        <w:ind w:firstLine="405"/>
        <w:rPr>
          <w:del w:id="2056" w:author="Matty Kadosh" w:date="2015-08-01T16:20:00Z"/>
          <w:szCs w:val="18"/>
        </w:rPr>
      </w:pPr>
    </w:p>
    <w:p w14:paraId="1EEAECB4" w14:textId="77777777" w:rsidR="00E40272" w:rsidDel="009A169A" w:rsidRDefault="00E40272" w:rsidP="00E40272">
      <w:pPr>
        <w:pStyle w:val="code"/>
        <w:ind w:firstLine="405"/>
        <w:rPr>
          <w:del w:id="2057" w:author="Matty Kadosh" w:date="2015-08-01T16:20:00Z"/>
          <w:szCs w:val="18"/>
        </w:rPr>
      </w:pPr>
      <w:del w:id="2058" w:author="Matty Kadosh" w:date="2015-08-01T16:20:00Z">
        <w:r w:rsidDel="009A169A">
          <w:rPr>
            <w:szCs w:val="18"/>
          </w:rPr>
          <w:delText xml:space="preserve">   </w:delText>
        </w:r>
        <w:r w:rsidDel="009A169A">
          <w:rPr>
            <w:color w:val="FF0000"/>
            <w:szCs w:val="18"/>
          </w:rPr>
          <w:delText xml:space="preserve">Default to </w:delText>
        </w:r>
        <w:r w:rsidDel="009A169A">
          <w:rPr>
            <w:rFonts w:asciiTheme="minorHAnsi" w:hAnsiTheme="minorHAnsi" w:cstheme="minorHAnsi"/>
          </w:rPr>
          <w:delText>S</w:delText>
        </w:r>
        <w:r w:rsidRPr="001053E1" w:rsidDel="009A169A">
          <w:rPr>
            <w:rFonts w:asciiTheme="minorHAnsi" w:hAnsiTheme="minorHAnsi" w:cstheme="minorHAnsi"/>
          </w:rPr>
          <w:delText>AI_</w:delText>
        </w:r>
        <w:r w:rsidDel="009A169A">
          <w:delText>BUFFER_PROFILE_ATTR_BUFFER_SIZE.</w:delText>
        </w:r>
      </w:del>
    </w:p>
    <w:p w14:paraId="35878258" w14:textId="77777777" w:rsidR="00E40272" w:rsidRPr="001053E1" w:rsidDel="009A169A" w:rsidRDefault="00E40272" w:rsidP="00E40272">
      <w:pPr>
        <w:pStyle w:val="code"/>
        <w:ind w:firstLine="405"/>
        <w:rPr>
          <w:del w:id="2059" w:author="Matty Kadosh" w:date="2015-08-01T16:20:00Z"/>
        </w:rPr>
      </w:pPr>
      <w:del w:id="2060" w:author="Matty Kadosh" w:date="2015-08-01T16:20:00Z">
        <w:r w:rsidDel="009A169A">
          <w:rPr>
            <w:rFonts w:asciiTheme="minorHAnsi" w:hAnsiTheme="minorHAnsi" w:cstheme="minorHAnsi"/>
            <w:bCs/>
          </w:rPr>
          <w:delText xml:space="preserve">  </w:delText>
        </w:r>
        <w:r w:rsidDel="009A169A">
          <w:delText>*/</w:delText>
        </w:r>
      </w:del>
    </w:p>
    <w:p w14:paraId="2AA0325A" w14:textId="77777777" w:rsidR="00E40272" w:rsidRPr="004232F9" w:rsidDel="009A169A" w:rsidRDefault="00E40272" w:rsidP="00E40272">
      <w:pPr>
        <w:pStyle w:val="code"/>
        <w:rPr>
          <w:del w:id="2061" w:author="Matty Kadosh" w:date="2015-08-01T16:20:00Z"/>
        </w:rPr>
      </w:pPr>
      <w:del w:id="2062"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BUFFER_PROFILE_ATTR_XOFF_TH ,</w:delText>
        </w:r>
      </w:del>
    </w:p>
    <w:p w14:paraId="5EB86C01" w14:textId="77777777" w:rsidR="00E40272" w:rsidDel="009A169A" w:rsidRDefault="00E40272" w:rsidP="00E40272">
      <w:pPr>
        <w:pStyle w:val="code"/>
        <w:rPr>
          <w:del w:id="2063" w:author="Matty Kadosh" w:date="2015-08-01T16:20:00Z"/>
        </w:rPr>
      </w:pPr>
      <w:del w:id="2064" w:author="Matty Kadosh" w:date="2015-08-01T16:20:00Z">
        <w:r w:rsidDel="009A169A">
          <w:delText xml:space="preserve">    </w:delText>
        </w:r>
      </w:del>
    </w:p>
    <w:p w14:paraId="64143CE0" w14:textId="77777777" w:rsidR="00E40272" w:rsidDel="009A169A" w:rsidRDefault="00E40272" w:rsidP="00E40272">
      <w:pPr>
        <w:pStyle w:val="code"/>
        <w:rPr>
          <w:del w:id="2065" w:author="Matty Kadosh" w:date="2015-08-01T16:20:00Z"/>
        </w:rPr>
      </w:pPr>
      <w:del w:id="2066" w:author="Matty Kadosh" w:date="2015-08-01T16:20:00Z">
        <w:r w:rsidDel="009A169A">
          <w:delText xml:space="preserve">    /* set the buffer profile XON </w:delText>
        </w:r>
        <w:r w:rsidRPr="008A6D58" w:rsidDel="009A169A">
          <w:delText>threshold</w:delText>
        </w:r>
        <w:r w:rsidDel="009A169A">
          <w:delText xml:space="preserve"> in byte </w:delText>
        </w:r>
      </w:del>
    </w:p>
    <w:p w14:paraId="77704765" w14:textId="77777777" w:rsidR="00E40272" w:rsidDel="009A169A" w:rsidRDefault="00E40272" w:rsidP="00E40272">
      <w:pPr>
        <w:pStyle w:val="code"/>
        <w:rPr>
          <w:del w:id="2067" w:author="Matty Kadosh" w:date="2015-08-01T16:20:00Z"/>
        </w:rPr>
      </w:pPr>
      <w:del w:id="2068" w:author="Matty Kadosh" w:date="2015-08-01T16:20:00Z">
        <w:r w:rsidDel="009A169A">
          <w:delText xml:space="preserve">       Valid only for ingress </w:delText>
        </w:r>
      </w:del>
      <w:ins w:id="2069" w:author="Guohan Lu" w:date="2015-05-19T10:14:00Z">
        <w:del w:id="2070" w:author="Matty Kadosh" w:date="2015-08-01T16:20:00Z">
          <w:r w:rsidDel="009A169A">
            <w:delText xml:space="preserve">PG </w:delText>
          </w:r>
        </w:del>
      </w:ins>
      <w:del w:id="2071" w:author="Matty Kadosh" w:date="2015-08-01T16:20:00Z">
        <w:r w:rsidDel="009A169A">
          <w:delText>buffer (</w:delText>
        </w:r>
        <w:r w:rsidDel="009A169A">
          <w:rPr>
            <w:szCs w:val="18"/>
          </w:rPr>
          <w:delText>CREATE_AND_SET)</w:delText>
        </w:r>
        <w:r w:rsidDel="009A169A">
          <w:rPr>
            <w:rFonts w:asciiTheme="minorHAnsi" w:hAnsiTheme="minorHAnsi" w:cstheme="minorHAnsi"/>
            <w:bCs/>
          </w:rPr>
          <w:delText xml:space="preserve"> </w:delText>
        </w:r>
      </w:del>
    </w:p>
    <w:p w14:paraId="296FEEB8" w14:textId="77777777" w:rsidR="00E40272" w:rsidDel="009A169A" w:rsidRDefault="00E40272" w:rsidP="00E40272">
      <w:pPr>
        <w:pStyle w:val="code"/>
        <w:rPr>
          <w:ins w:id="2072" w:author="Guohan Lu" w:date="2015-05-19T10:15:00Z"/>
          <w:del w:id="2073" w:author="Matty Kadosh" w:date="2015-08-01T16:20:00Z"/>
        </w:rPr>
      </w:pPr>
      <w:del w:id="2074" w:author="Matty Kadosh" w:date="2015-08-01T16:20:00Z">
        <w:r w:rsidDel="009A169A">
          <w:delText xml:space="preserve">       Generate XON when the </w:delText>
        </w:r>
      </w:del>
      <w:ins w:id="2075" w:author="Guohan Lu" w:date="2015-05-19T10:15:00Z">
        <w:del w:id="2076" w:author="Matty Kadosh" w:date="2015-08-01T16:20:00Z">
          <w:r w:rsidDel="009A169A">
            <w:delText xml:space="preserve">total </w:delText>
          </w:r>
        </w:del>
      </w:ins>
      <w:del w:id="2077" w:author="Matty Kadosh" w:date="2015-08-01T16:20:00Z">
        <w:r w:rsidDel="009A169A">
          <w:delText xml:space="preserve">buffer usage </w:delText>
        </w:r>
      </w:del>
      <w:ins w:id="2078" w:author="Guohan Lu" w:date="2015-05-19T10:15:00Z">
        <w:del w:id="2079" w:author="Matty Kadosh" w:date="2015-08-01T16:20:00Z">
          <w:r w:rsidDel="009A169A">
            <w:delText>of this PG</w:delText>
          </w:r>
        </w:del>
      </w:ins>
    </w:p>
    <w:p w14:paraId="4625DA97" w14:textId="77777777" w:rsidR="00E40272" w:rsidDel="009A169A" w:rsidRDefault="00E40272" w:rsidP="00E40272">
      <w:pPr>
        <w:pStyle w:val="code"/>
        <w:rPr>
          <w:ins w:id="2080" w:author="Guohan Lu" w:date="2015-05-19T10:15:00Z"/>
          <w:del w:id="2081" w:author="Matty Kadosh" w:date="2015-08-01T16:20:00Z"/>
        </w:rPr>
      </w:pPr>
      <w:ins w:id="2082" w:author="Guohan Lu" w:date="2015-05-19T10:15:00Z">
        <w:del w:id="2083" w:author="Matty Kadosh" w:date="2015-08-01T16:20:00Z">
          <w:r w:rsidDel="009A169A">
            <w:delText xml:space="preserve">       is less this threshold and available buffer in the PG buffer </w:delText>
          </w:r>
        </w:del>
      </w:ins>
    </w:p>
    <w:p w14:paraId="353FB337" w14:textId="77777777" w:rsidR="00E40272" w:rsidDel="009A169A" w:rsidRDefault="00E40272" w:rsidP="00E40272">
      <w:pPr>
        <w:pStyle w:val="code"/>
        <w:rPr>
          <w:del w:id="2084" w:author="Matty Kadosh" w:date="2015-08-01T16:20:00Z"/>
        </w:rPr>
      </w:pPr>
      <w:ins w:id="2085" w:author="Guohan Lu" w:date="2015-05-19T10:15:00Z">
        <w:del w:id="2086" w:author="Matty Kadosh" w:date="2015-08-01T16:20:00Z">
          <w:r w:rsidDel="009A169A">
            <w:delText xml:space="preserve">       is larger than the XOFF threahold.</w:delText>
          </w:r>
        </w:del>
      </w:ins>
      <w:del w:id="2087" w:author="Matty Kadosh" w:date="2015-08-01T16:20:00Z">
        <w:r w:rsidDel="009A169A">
          <w:delText xml:space="preserve">a both reserved area </w:delText>
        </w:r>
      </w:del>
    </w:p>
    <w:p w14:paraId="67CB0F15" w14:textId="77777777" w:rsidR="00E40272" w:rsidDel="009A169A" w:rsidRDefault="00E40272" w:rsidP="00E40272">
      <w:pPr>
        <w:pStyle w:val="code"/>
        <w:rPr>
          <w:del w:id="2088" w:author="Matty Kadosh" w:date="2015-08-01T16:20:00Z"/>
        </w:rPr>
      </w:pPr>
      <w:del w:id="2089" w:author="Matty Kadosh" w:date="2015-08-01T16:20:00Z">
        <w:r w:rsidDel="009A169A">
          <w:delText xml:space="preserve">       and shared area is less than this threshold.</w:delText>
        </w:r>
      </w:del>
    </w:p>
    <w:p w14:paraId="740E8B1E" w14:textId="77777777" w:rsidR="00E40272" w:rsidDel="009A169A" w:rsidRDefault="00E40272" w:rsidP="00E40272">
      <w:pPr>
        <w:pStyle w:val="code"/>
        <w:rPr>
          <w:del w:id="2090" w:author="Matty Kadosh" w:date="2015-08-01T16:20:00Z"/>
        </w:rPr>
      </w:pPr>
      <w:del w:id="2091" w:author="Matty Kadosh" w:date="2015-08-01T16:20:00Z">
        <w:r w:rsidDel="009A169A">
          <w:delText xml:space="preserve">       Default to 0.</w:delText>
        </w:r>
      </w:del>
    </w:p>
    <w:p w14:paraId="6CFBECB7" w14:textId="77777777" w:rsidR="00E40272" w:rsidRPr="001053E1" w:rsidDel="009A169A" w:rsidRDefault="00E40272" w:rsidP="00E40272">
      <w:pPr>
        <w:pStyle w:val="code"/>
        <w:rPr>
          <w:del w:id="2092" w:author="Matty Kadosh" w:date="2015-08-01T16:20:00Z"/>
        </w:rPr>
      </w:pPr>
      <w:del w:id="2093" w:author="Matty Kadosh" w:date="2015-08-01T16:20:00Z">
        <w:r w:rsidDel="009A169A">
          <w:delText xml:space="preserve">    */</w:delText>
        </w:r>
      </w:del>
    </w:p>
    <w:p w14:paraId="17B51B33" w14:textId="77777777" w:rsidR="00E40272" w:rsidRPr="001053E1" w:rsidDel="009A169A" w:rsidRDefault="00E40272" w:rsidP="00E40272">
      <w:pPr>
        <w:pStyle w:val="code"/>
        <w:rPr>
          <w:del w:id="2094" w:author="Matty Kadosh" w:date="2015-08-01T16:20:00Z"/>
        </w:rPr>
      </w:pPr>
      <w:del w:id="2095"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BUFFER_PROFILE_ATTR_XON_TH ,</w:delText>
        </w:r>
      </w:del>
    </w:p>
    <w:p w14:paraId="19E12A9A" w14:textId="77777777" w:rsidR="00E40272" w:rsidDel="009A169A" w:rsidRDefault="00E40272" w:rsidP="00E40272">
      <w:pPr>
        <w:pStyle w:val="code"/>
        <w:rPr>
          <w:del w:id="2096" w:author="Matty Kadosh" w:date="2015-08-01T16:20:00Z"/>
        </w:rPr>
      </w:pPr>
    </w:p>
    <w:p w14:paraId="6E2C1CD3" w14:textId="77777777" w:rsidR="00E40272" w:rsidDel="009A169A" w:rsidRDefault="00E40272" w:rsidP="00E40272">
      <w:pPr>
        <w:pStyle w:val="code"/>
        <w:rPr>
          <w:del w:id="2097" w:author="Matty Kadosh" w:date="2015-08-01T16:20:00Z"/>
        </w:rPr>
      </w:pPr>
      <w:del w:id="2098" w:author="Matty Kadosh" w:date="2015-08-01T16:20:00Z">
        <w:r w:rsidDel="009A169A">
          <w:delText>}sai_buffer_profile_attr_t;</w:delText>
        </w:r>
      </w:del>
    </w:p>
    <w:p w14:paraId="2D5AC46A" w14:textId="77777777" w:rsidR="00E40272" w:rsidDel="009A169A" w:rsidRDefault="00E40272" w:rsidP="00E40272">
      <w:pPr>
        <w:pStyle w:val="code"/>
        <w:rPr>
          <w:del w:id="2099" w:author="Matty Kadosh" w:date="2015-08-01T16:20:00Z"/>
        </w:rPr>
      </w:pPr>
    </w:p>
    <w:p w14:paraId="0E2DD06E" w14:textId="77777777" w:rsidR="00E40272" w:rsidDel="009A169A" w:rsidRDefault="00E40272" w:rsidP="00E40272">
      <w:pPr>
        <w:pStyle w:val="code"/>
        <w:rPr>
          <w:del w:id="2100" w:author="Matty Kadosh" w:date="2015-08-01T16:20:00Z"/>
        </w:rPr>
      </w:pPr>
      <w:del w:id="2101" w:author="Matty Kadosh" w:date="2015-08-01T16:20:00Z">
        <w:r w:rsidDel="009A169A">
          <w:delText>/*</w:delText>
        </w:r>
      </w:del>
    </w:p>
    <w:p w14:paraId="0EA1CF1A" w14:textId="77777777" w:rsidR="00E40272" w:rsidDel="009A169A" w:rsidRDefault="00E40272" w:rsidP="00E40272">
      <w:pPr>
        <w:pStyle w:val="code"/>
        <w:rPr>
          <w:del w:id="2102" w:author="Matty Kadosh" w:date="2015-08-01T16:20:00Z"/>
        </w:rPr>
      </w:pPr>
      <w:del w:id="2103" w:author="Matty Kadosh" w:date="2015-08-01T16:20:00Z">
        <w:r w:rsidDel="009A169A">
          <w:delText>* Routine Description:</w:delText>
        </w:r>
      </w:del>
    </w:p>
    <w:p w14:paraId="7092C254" w14:textId="77777777" w:rsidR="00E40272" w:rsidDel="009A169A" w:rsidRDefault="00E40272" w:rsidP="00E40272">
      <w:pPr>
        <w:pStyle w:val="code"/>
        <w:rPr>
          <w:del w:id="2104" w:author="Matty Kadosh" w:date="2015-08-01T16:20:00Z"/>
        </w:rPr>
      </w:pPr>
      <w:del w:id="2105" w:author="Matty Kadosh" w:date="2015-08-01T16:20:00Z">
        <w:r w:rsidDel="009A169A">
          <w:delText>*    create buffer profile      .</w:delText>
        </w:r>
      </w:del>
    </w:p>
    <w:p w14:paraId="4935FEF6" w14:textId="77777777" w:rsidR="00E40272" w:rsidDel="009A169A" w:rsidRDefault="00E40272" w:rsidP="00E40272">
      <w:pPr>
        <w:pStyle w:val="code"/>
        <w:rPr>
          <w:del w:id="2106" w:author="Matty Kadosh" w:date="2015-08-01T16:20:00Z"/>
        </w:rPr>
      </w:pPr>
      <w:del w:id="2107" w:author="Matty Kadosh" w:date="2015-08-01T16:20:00Z">
        <w:r w:rsidDel="009A169A">
          <w:delText>*</w:delText>
        </w:r>
      </w:del>
    </w:p>
    <w:p w14:paraId="3782F351" w14:textId="77777777" w:rsidR="00E40272" w:rsidDel="009A169A" w:rsidRDefault="00E40272" w:rsidP="00E40272">
      <w:pPr>
        <w:pStyle w:val="code"/>
        <w:rPr>
          <w:del w:id="2108" w:author="Matty Kadosh" w:date="2015-08-01T16:20:00Z"/>
        </w:rPr>
      </w:pPr>
      <w:del w:id="2109" w:author="Matty Kadosh" w:date="2015-08-01T16:20:00Z">
        <w:r w:rsidDel="009A169A">
          <w:delText>* Arguments:</w:delText>
        </w:r>
      </w:del>
    </w:p>
    <w:p w14:paraId="35BD3CFF" w14:textId="77777777" w:rsidR="00E40272" w:rsidDel="009A169A" w:rsidRDefault="00E40272" w:rsidP="00E40272">
      <w:pPr>
        <w:pStyle w:val="code"/>
        <w:rPr>
          <w:del w:id="2110" w:author="Matty Kadosh" w:date="2015-08-01T16:20:00Z"/>
        </w:rPr>
      </w:pPr>
      <w:del w:id="2111" w:author="Matty Kadosh" w:date="2015-08-01T16:20:00Z">
        <w:r w:rsidDel="009A169A">
          <w:delText>*  [in,out] buffer_profile_id  -</w:delText>
        </w:r>
        <w:r w:rsidRPr="008276F3" w:rsidDel="009A169A">
          <w:delText xml:space="preserve"> </w:delText>
        </w:r>
        <w:r w:rsidDel="009A169A">
          <w:delText xml:space="preserve">buffer profile id </w:delText>
        </w:r>
      </w:del>
    </w:p>
    <w:p w14:paraId="37D9E2EC" w14:textId="77777777" w:rsidR="00E40272" w:rsidDel="009A169A" w:rsidRDefault="00E40272" w:rsidP="00E40272">
      <w:pPr>
        <w:pStyle w:val="code"/>
        <w:rPr>
          <w:del w:id="2112" w:author="Matty Kadosh" w:date="2015-08-01T16:20:00Z"/>
        </w:rPr>
      </w:pPr>
      <w:del w:id="2113" w:author="Matty Kadosh" w:date="2015-08-01T16:20:00Z">
        <w:r w:rsidDel="009A169A">
          <w:delText xml:space="preserve">*  </w:delText>
        </w:r>
      </w:del>
    </w:p>
    <w:p w14:paraId="3CE33ADF" w14:textId="77777777" w:rsidR="00E40272" w:rsidDel="009A169A" w:rsidRDefault="00E40272" w:rsidP="00E40272">
      <w:pPr>
        <w:pStyle w:val="code"/>
        <w:rPr>
          <w:del w:id="2114" w:author="Matty Kadosh" w:date="2015-08-01T16:20:00Z"/>
        </w:rPr>
      </w:pPr>
      <w:del w:id="2115" w:author="Matty Kadosh" w:date="2015-08-01T16:20:00Z">
        <w:r w:rsidDel="009A169A">
          <w:delText>*</w:delText>
        </w:r>
      </w:del>
    </w:p>
    <w:p w14:paraId="74564D42" w14:textId="77777777" w:rsidR="00E40272" w:rsidRPr="007C0B8D" w:rsidDel="009A169A" w:rsidRDefault="00E40272" w:rsidP="00E40272">
      <w:pPr>
        <w:pStyle w:val="code"/>
        <w:rPr>
          <w:del w:id="2116" w:author="Matty Kadosh" w:date="2015-08-01T16:20:00Z"/>
        </w:rPr>
      </w:pPr>
      <w:del w:id="2117" w:author="Matty Kadosh" w:date="2015-08-01T16:20:00Z">
        <w:r w:rsidDel="009A169A">
          <w:delText xml:space="preserve">* Return </w:delText>
        </w:r>
        <w:r w:rsidRPr="007C0B8D" w:rsidDel="009A169A">
          <w:delText>Values:</w:delText>
        </w:r>
      </w:del>
    </w:p>
    <w:p w14:paraId="2DDECB6C" w14:textId="77777777" w:rsidR="00E40272" w:rsidRPr="007C0B8D" w:rsidDel="009A169A" w:rsidRDefault="00E40272" w:rsidP="00E40272">
      <w:pPr>
        <w:pStyle w:val="code"/>
        <w:rPr>
          <w:del w:id="2118" w:author="Matty Kadosh" w:date="2015-08-01T16:20:00Z"/>
        </w:rPr>
      </w:pPr>
      <w:del w:id="2119" w:author="Matty Kadosh" w:date="2015-08-01T16:20:00Z">
        <w:r w:rsidRPr="007C0B8D" w:rsidDel="009A169A">
          <w:delText>*    SAI_STATUS_SUCCESS on success</w:delText>
        </w:r>
      </w:del>
    </w:p>
    <w:p w14:paraId="572EBE2F" w14:textId="77777777" w:rsidR="00E40272" w:rsidRPr="007C0B8D" w:rsidDel="009A169A" w:rsidRDefault="00E40272" w:rsidP="00E40272">
      <w:pPr>
        <w:pStyle w:val="code"/>
        <w:rPr>
          <w:del w:id="2120" w:author="Matty Kadosh" w:date="2015-08-01T16:20:00Z"/>
        </w:rPr>
      </w:pPr>
      <w:del w:id="2121" w:author="Matty Kadosh" w:date="2015-08-01T16:20:00Z">
        <w:r w:rsidRPr="007C0B8D" w:rsidDel="009A169A">
          <w:delText>*    Failure status code on error</w:delText>
        </w:r>
      </w:del>
    </w:p>
    <w:p w14:paraId="3742E3A5" w14:textId="77777777" w:rsidR="00E40272" w:rsidRPr="007C0B8D" w:rsidDel="009A169A" w:rsidRDefault="00E40272" w:rsidP="00E40272">
      <w:pPr>
        <w:pStyle w:val="code"/>
        <w:rPr>
          <w:del w:id="2122" w:author="Matty Kadosh" w:date="2015-08-01T16:20:00Z"/>
        </w:rPr>
      </w:pPr>
      <w:del w:id="2123" w:author="Matty Kadosh" w:date="2015-08-01T16:20:00Z">
        <w:r w:rsidRPr="007C0B8D" w:rsidDel="009A169A">
          <w:delText>*/</w:delText>
        </w:r>
      </w:del>
    </w:p>
    <w:p w14:paraId="1C24113A" w14:textId="77777777" w:rsidR="00E40272" w:rsidRPr="007C0B8D" w:rsidDel="009A169A" w:rsidRDefault="00E40272" w:rsidP="00E40272">
      <w:pPr>
        <w:pStyle w:val="code"/>
        <w:rPr>
          <w:del w:id="2124" w:author="Matty Kadosh" w:date="2015-08-01T16:20:00Z"/>
        </w:rPr>
      </w:pPr>
    </w:p>
    <w:p w14:paraId="2EB5A135" w14:textId="77777777" w:rsidR="00E40272" w:rsidRPr="007C0B8D" w:rsidDel="009A169A" w:rsidRDefault="00E40272" w:rsidP="00E40272">
      <w:pPr>
        <w:pStyle w:val="code"/>
        <w:rPr>
          <w:del w:id="2125" w:author="Matty Kadosh" w:date="2015-08-01T16:20:00Z"/>
        </w:rPr>
      </w:pPr>
      <w:del w:id="2126" w:author="Matty Kadosh" w:date="2015-08-01T16:20:00Z">
        <w:r w:rsidRPr="007C0B8D" w:rsidDel="009A169A">
          <w:delText>ty</w:delText>
        </w:r>
        <w:r w:rsidDel="009A169A">
          <w:delText>pedef sai_status_t (*sai_create_buffer_profile</w:delText>
        </w:r>
        <w:r w:rsidRPr="007C0B8D" w:rsidDel="009A169A">
          <w:delText>_fn)(</w:delText>
        </w:r>
      </w:del>
    </w:p>
    <w:p w14:paraId="08F63E81" w14:textId="77777777" w:rsidR="00E40272" w:rsidDel="009A169A" w:rsidRDefault="00E40272" w:rsidP="00E40272">
      <w:pPr>
        <w:pStyle w:val="code"/>
        <w:rPr>
          <w:del w:id="2127" w:author="Matty Kadosh" w:date="2015-08-01T16:20:00Z"/>
        </w:rPr>
      </w:pPr>
      <w:del w:id="2128" w:author="Matty Kadosh" w:date="2015-08-01T16:20:00Z">
        <w:r w:rsidRPr="007C0B8D" w:rsidDel="009A169A">
          <w:delText xml:space="preserve">    _in_out sai_</w:delText>
        </w:r>
        <w:r w:rsidDel="009A169A">
          <w:delText>object</w:delText>
        </w:r>
        <w:r w:rsidRPr="007C0B8D" w:rsidDel="009A169A">
          <w:delText>_id_t* buffer</w:delText>
        </w:r>
        <w:r w:rsidDel="009A169A">
          <w:delText>_profile</w:delText>
        </w:r>
        <w:r w:rsidRPr="007C0B8D" w:rsidDel="009A169A">
          <w:delText>_</w:delText>
        </w:r>
        <w:r w:rsidDel="009A169A">
          <w:delText>id,</w:delText>
        </w:r>
      </w:del>
    </w:p>
    <w:p w14:paraId="69C8A2F1" w14:textId="77777777" w:rsidR="00E40272" w:rsidRPr="00A415FC" w:rsidDel="009A169A" w:rsidRDefault="00E40272" w:rsidP="00E40272">
      <w:pPr>
        <w:pStyle w:val="code"/>
        <w:rPr>
          <w:del w:id="2129" w:author="Matty Kadosh" w:date="2015-08-01T16:20:00Z"/>
          <w:color w:val="FF0000"/>
          <w:rPrChange w:id="2130" w:author="Guohan Lu" w:date="2015-05-19T10:16:00Z">
            <w:rPr>
              <w:del w:id="2131" w:author="Matty Kadosh" w:date="2015-08-01T16:20:00Z"/>
            </w:rPr>
          </w:rPrChange>
        </w:rPr>
      </w:pPr>
      <w:ins w:id="2132" w:author="Guohan Lu" w:date="2015-05-19T10:16:00Z">
        <w:del w:id="2133" w:author="Matty Kadosh" w:date="2015-08-01T16:20:00Z">
          <w:r w:rsidRPr="00A415FC" w:rsidDel="009A169A">
            <w:rPr>
              <w:color w:val="FF0000"/>
              <w:rPrChange w:id="2134" w:author="Guohan Lu" w:date="2015-05-19T10:16:00Z">
                <w:rPr/>
              </w:rPrChange>
            </w:rPr>
            <w:delText>Missing attributes.</w:delText>
          </w:r>
        </w:del>
      </w:ins>
    </w:p>
    <w:p w14:paraId="511FEDB6" w14:textId="77777777" w:rsidR="00E40272" w:rsidDel="009A169A" w:rsidRDefault="00E40272" w:rsidP="00E40272">
      <w:pPr>
        <w:pStyle w:val="code"/>
        <w:rPr>
          <w:del w:id="2135" w:author="Matty Kadosh" w:date="2015-08-01T16:20:00Z"/>
        </w:rPr>
      </w:pPr>
      <w:del w:id="2136" w:author="Matty Kadosh" w:date="2015-08-01T16:20:00Z">
        <w:r w:rsidDel="009A169A">
          <w:delText xml:space="preserve">   );</w:delText>
        </w:r>
      </w:del>
    </w:p>
    <w:p w14:paraId="50EF4A1D" w14:textId="77777777" w:rsidR="00E40272" w:rsidDel="009A169A" w:rsidRDefault="00E40272" w:rsidP="00E40272">
      <w:pPr>
        <w:pStyle w:val="code"/>
        <w:rPr>
          <w:del w:id="2137" w:author="Matty Kadosh" w:date="2015-08-01T16:20:00Z"/>
        </w:rPr>
      </w:pPr>
    </w:p>
    <w:p w14:paraId="06FB2310" w14:textId="77777777" w:rsidR="00E40272" w:rsidDel="009A169A" w:rsidRDefault="00E40272" w:rsidP="00E40272">
      <w:pPr>
        <w:pStyle w:val="code"/>
        <w:rPr>
          <w:del w:id="2138" w:author="Matty Kadosh" w:date="2015-08-01T16:20:00Z"/>
        </w:rPr>
      </w:pPr>
    </w:p>
    <w:p w14:paraId="6B7CDF32" w14:textId="77777777" w:rsidR="00E40272" w:rsidDel="009A169A" w:rsidRDefault="00E40272" w:rsidP="00E40272">
      <w:pPr>
        <w:pStyle w:val="code"/>
        <w:rPr>
          <w:del w:id="2139" w:author="Matty Kadosh" w:date="2015-08-01T16:20:00Z"/>
        </w:rPr>
      </w:pPr>
      <w:del w:id="2140" w:author="Matty Kadosh" w:date="2015-08-01T16:20:00Z">
        <w:r w:rsidDel="009A169A">
          <w:delText>/*</w:delText>
        </w:r>
      </w:del>
    </w:p>
    <w:p w14:paraId="308B7ED2" w14:textId="77777777" w:rsidR="00E40272" w:rsidDel="009A169A" w:rsidRDefault="00E40272" w:rsidP="00E40272">
      <w:pPr>
        <w:pStyle w:val="code"/>
        <w:rPr>
          <w:del w:id="2141" w:author="Matty Kadosh" w:date="2015-08-01T16:20:00Z"/>
        </w:rPr>
      </w:pPr>
      <w:del w:id="2142" w:author="Matty Kadosh" w:date="2015-08-01T16:20:00Z">
        <w:r w:rsidDel="009A169A">
          <w:delText>* Routine Description:</w:delText>
        </w:r>
      </w:del>
    </w:p>
    <w:p w14:paraId="728D094A" w14:textId="77777777" w:rsidR="00E40272" w:rsidDel="009A169A" w:rsidRDefault="00E40272" w:rsidP="00E40272">
      <w:pPr>
        <w:pStyle w:val="code"/>
        <w:rPr>
          <w:del w:id="2143" w:author="Matty Kadosh" w:date="2015-08-01T16:20:00Z"/>
        </w:rPr>
      </w:pPr>
      <w:del w:id="2144" w:author="Matty Kadosh" w:date="2015-08-01T16:20:00Z">
        <w:r w:rsidDel="009A169A">
          <w:delText>*    remove buffer profile    .</w:delText>
        </w:r>
      </w:del>
    </w:p>
    <w:p w14:paraId="27AA5545" w14:textId="77777777" w:rsidR="00E40272" w:rsidDel="009A169A" w:rsidRDefault="00E40272" w:rsidP="00E40272">
      <w:pPr>
        <w:pStyle w:val="code"/>
        <w:rPr>
          <w:del w:id="2145" w:author="Matty Kadosh" w:date="2015-08-01T16:20:00Z"/>
        </w:rPr>
      </w:pPr>
      <w:del w:id="2146" w:author="Matty Kadosh" w:date="2015-08-01T16:20:00Z">
        <w:r w:rsidDel="009A169A">
          <w:delText>*</w:delText>
        </w:r>
      </w:del>
    </w:p>
    <w:p w14:paraId="4C95F56F" w14:textId="77777777" w:rsidR="00E40272" w:rsidDel="009A169A" w:rsidRDefault="00E40272" w:rsidP="00E40272">
      <w:pPr>
        <w:pStyle w:val="code"/>
        <w:rPr>
          <w:del w:id="2147" w:author="Matty Kadosh" w:date="2015-08-01T16:20:00Z"/>
        </w:rPr>
      </w:pPr>
      <w:del w:id="2148" w:author="Matty Kadosh" w:date="2015-08-01T16:20:00Z">
        <w:r w:rsidDel="009A169A">
          <w:delText>* Arguments:</w:delText>
        </w:r>
      </w:del>
    </w:p>
    <w:p w14:paraId="2FF57419" w14:textId="77777777" w:rsidR="00E40272" w:rsidDel="009A169A" w:rsidRDefault="00E40272" w:rsidP="00E40272">
      <w:pPr>
        <w:pStyle w:val="code"/>
        <w:rPr>
          <w:del w:id="2149" w:author="Matty Kadosh" w:date="2015-08-01T16:20:00Z"/>
        </w:rPr>
      </w:pPr>
      <w:del w:id="2150" w:author="Matty Kadosh" w:date="2015-08-01T16:20:00Z">
        <w:r w:rsidDel="009A169A">
          <w:delText>*  [in] buffer_profile_id  -</w:delText>
        </w:r>
        <w:r w:rsidRPr="008276F3" w:rsidDel="009A169A">
          <w:delText xml:space="preserve"> </w:delText>
        </w:r>
        <w:r w:rsidDel="009A169A">
          <w:delText>buffer profile id</w:delText>
        </w:r>
      </w:del>
    </w:p>
    <w:p w14:paraId="7673B593" w14:textId="77777777" w:rsidR="00E40272" w:rsidDel="009A169A" w:rsidRDefault="00E40272" w:rsidP="00E40272">
      <w:pPr>
        <w:pStyle w:val="code"/>
        <w:rPr>
          <w:del w:id="2151" w:author="Matty Kadosh" w:date="2015-08-01T16:20:00Z"/>
        </w:rPr>
      </w:pPr>
      <w:del w:id="2152" w:author="Matty Kadosh" w:date="2015-08-01T16:20:00Z">
        <w:r w:rsidDel="009A169A">
          <w:delText xml:space="preserve">*  </w:delText>
        </w:r>
      </w:del>
    </w:p>
    <w:p w14:paraId="5009C814" w14:textId="77777777" w:rsidR="00E40272" w:rsidDel="009A169A" w:rsidRDefault="00E40272" w:rsidP="00E40272">
      <w:pPr>
        <w:pStyle w:val="code"/>
        <w:rPr>
          <w:del w:id="2153" w:author="Matty Kadosh" w:date="2015-08-01T16:20:00Z"/>
        </w:rPr>
      </w:pPr>
      <w:del w:id="2154" w:author="Matty Kadosh" w:date="2015-08-01T16:20:00Z">
        <w:r w:rsidDel="009A169A">
          <w:delText>*</w:delText>
        </w:r>
      </w:del>
    </w:p>
    <w:p w14:paraId="224D94E3" w14:textId="77777777" w:rsidR="00E40272" w:rsidDel="009A169A" w:rsidRDefault="00E40272" w:rsidP="00E40272">
      <w:pPr>
        <w:pStyle w:val="code"/>
        <w:rPr>
          <w:del w:id="2155" w:author="Matty Kadosh" w:date="2015-08-01T16:20:00Z"/>
        </w:rPr>
      </w:pPr>
      <w:del w:id="2156" w:author="Matty Kadosh" w:date="2015-08-01T16:20:00Z">
        <w:r w:rsidDel="009A169A">
          <w:delText>* Return Values:</w:delText>
        </w:r>
      </w:del>
    </w:p>
    <w:p w14:paraId="15559857" w14:textId="77777777" w:rsidR="00E40272" w:rsidDel="009A169A" w:rsidRDefault="00E40272" w:rsidP="00E40272">
      <w:pPr>
        <w:pStyle w:val="code"/>
        <w:rPr>
          <w:del w:id="2157" w:author="Matty Kadosh" w:date="2015-08-01T16:20:00Z"/>
        </w:rPr>
      </w:pPr>
      <w:del w:id="2158" w:author="Matty Kadosh" w:date="2015-08-01T16:20:00Z">
        <w:r w:rsidDel="009A169A">
          <w:delText>*    SAI_STATUS_SUCCESS on success</w:delText>
        </w:r>
      </w:del>
    </w:p>
    <w:p w14:paraId="0FC20D36" w14:textId="77777777" w:rsidR="00E40272" w:rsidDel="009A169A" w:rsidRDefault="00E40272" w:rsidP="00E40272">
      <w:pPr>
        <w:pStyle w:val="code"/>
        <w:rPr>
          <w:del w:id="2159" w:author="Matty Kadosh" w:date="2015-08-01T16:20:00Z"/>
        </w:rPr>
      </w:pPr>
      <w:del w:id="2160" w:author="Matty Kadosh" w:date="2015-08-01T16:20:00Z">
        <w:r w:rsidDel="009A169A">
          <w:delText>*    Failure status code on error</w:delText>
        </w:r>
      </w:del>
    </w:p>
    <w:p w14:paraId="22818EA9" w14:textId="77777777" w:rsidR="00E40272" w:rsidDel="009A169A" w:rsidRDefault="00E40272" w:rsidP="00E40272">
      <w:pPr>
        <w:pStyle w:val="code"/>
        <w:rPr>
          <w:del w:id="2161" w:author="Matty Kadosh" w:date="2015-08-01T16:20:00Z"/>
        </w:rPr>
      </w:pPr>
      <w:del w:id="2162" w:author="Matty Kadosh" w:date="2015-08-01T16:20:00Z">
        <w:r w:rsidDel="009A169A">
          <w:delText>*/</w:delText>
        </w:r>
      </w:del>
    </w:p>
    <w:p w14:paraId="5F4AAC27" w14:textId="77777777" w:rsidR="00E40272" w:rsidDel="009A169A" w:rsidRDefault="00E40272" w:rsidP="00E40272">
      <w:pPr>
        <w:pStyle w:val="code"/>
        <w:rPr>
          <w:del w:id="2163" w:author="Matty Kadosh" w:date="2015-08-01T16:20:00Z"/>
        </w:rPr>
      </w:pPr>
    </w:p>
    <w:p w14:paraId="4EBB4E4D" w14:textId="77777777" w:rsidR="00E40272" w:rsidDel="009A169A" w:rsidRDefault="00E40272" w:rsidP="00E40272">
      <w:pPr>
        <w:pStyle w:val="code"/>
        <w:rPr>
          <w:del w:id="2164" w:author="Matty Kadosh" w:date="2015-08-01T16:20:00Z"/>
        </w:rPr>
      </w:pPr>
      <w:del w:id="2165"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Del="009A169A">
          <w:delText>profile</w:delText>
        </w:r>
        <w:r w:rsidRPr="007C0B8D" w:rsidDel="009A169A">
          <w:delText>_fn)(</w:delText>
        </w:r>
      </w:del>
    </w:p>
    <w:p w14:paraId="02B7BCAA" w14:textId="77777777" w:rsidR="00E40272" w:rsidDel="009A169A" w:rsidRDefault="00E40272" w:rsidP="00E40272">
      <w:pPr>
        <w:pStyle w:val="code"/>
        <w:rPr>
          <w:del w:id="2166" w:author="Matty Kadosh" w:date="2015-08-01T16:20:00Z"/>
        </w:rPr>
      </w:pPr>
      <w:del w:id="2167" w:author="Matty Kadosh" w:date="2015-08-01T16:20:00Z">
        <w:r w:rsidDel="009A169A">
          <w:delText xml:space="preserve">    _in_ sai_object_</w:delText>
        </w:r>
        <w:r w:rsidRPr="007C0B8D" w:rsidDel="009A169A">
          <w:delText>id_t buffer</w:delText>
        </w:r>
        <w:r w:rsidDel="009A169A">
          <w:delText>_profile</w:delText>
        </w:r>
        <w:r w:rsidRPr="007C0B8D" w:rsidDel="009A169A">
          <w:delText>_</w:delText>
        </w:r>
        <w:r w:rsidDel="009A169A">
          <w:delText>id,</w:delText>
        </w:r>
      </w:del>
    </w:p>
    <w:p w14:paraId="5DCD6D52" w14:textId="77777777" w:rsidR="00E40272" w:rsidDel="009A169A" w:rsidRDefault="00E40272" w:rsidP="00E40272">
      <w:pPr>
        <w:pStyle w:val="code"/>
        <w:rPr>
          <w:del w:id="2168" w:author="Matty Kadosh" w:date="2015-08-01T16:20:00Z"/>
        </w:rPr>
      </w:pPr>
      <w:del w:id="2169" w:author="Matty Kadosh" w:date="2015-08-01T16:20:00Z">
        <w:r w:rsidDel="009A169A">
          <w:delText xml:space="preserve">   );</w:delText>
        </w:r>
      </w:del>
    </w:p>
    <w:p w14:paraId="2CE7B909" w14:textId="77777777" w:rsidR="00E40272" w:rsidDel="009A169A" w:rsidRDefault="00E40272" w:rsidP="00E40272">
      <w:pPr>
        <w:pStyle w:val="code"/>
        <w:rPr>
          <w:del w:id="2170" w:author="Matty Kadosh" w:date="2015-08-01T16:20:00Z"/>
        </w:rPr>
      </w:pPr>
    </w:p>
    <w:p w14:paraId="50B25B5F" w14:textId="77777777" w:rsidR="00E40272" w:rsidDel="009A169A" w:rsidRDefault="00E40272" w:rsidP="00E40272">
      <w:pPr>
        <w:pStyle w:val="code"/>
        <w:rPr>
          <w:del w:id="2171" w:author="Matty Kadosh" w:date="2015-08-01T16:20:00Z"/>
        </w:rPr>
      </w:pPr>
    </w:p>
    <w:p w14:paraId="656821D4" w14:textId="77777777" w:rsidR="00E40272" w:rsidDel="009A169A" w:rsidRDefault="00E40272" w:rsidP="00E40272">
      <w:pPr>
        <w:pStyle w:val="code"/>
        <w:rPr>
          <w:del w:id="2172" w:author="Matty Kadosh" w:date="2015-08-01T16:20:00Z"/>
        </w:rPr>
      </w:pPr>
    </w:p>
    <w:p w14:paraId="66E6A572" w14:textId="77777777" w:rsidR="00E40272" w:rsidDel="009A169A" w:rsidRDefault="00E40272" w:rsidP="00E40272">
      <w:pPr>
        <w:pStyle w:val="code"/>
        <w:rPr>
          <w:del w:id="2173" w:author="Matty Kadosh" w:date="2015-08-01T16:20:00Z"/>
          <w:rFonts w:asciiTheme="minorHAnsi" w:hAnsiTheme="minorHAnsi" w:cstheme="minorHAnsi"/>
        </w:rPr>
      </w:pPr>
    </w:p>
    <w:p w14:paraId="3965E1AD" w14:textId="77777777" w:rsidR="00E40272" w:rsidRPr="007C0B8D" w:rsidDel="009A169A" w:rsidRDefault="00E40272" w:rsidP="00E40272">
      <w:pPr>
        <w:pStyle w:val="code"/>
        <w:rPr>
          <w:del w:id="2174" w:author="Matty Kadosh" w:date="2015-08-01T16:20:00Z"/>
        </w:rPr>
      </w:pPr>
      <w:del w:id="2175" w:author="Matty Kadosh" w:date="2015-08-01T16:20:00Z">
        <w:r w:rsidRPr="007C0B8D" w:rsidDel="009A169A">
          <w:delText>/*</w:delText>
        </w:r>
      </w:del>
    </w:p>
    <w:p w14:paraId="148F8CD5" w14:textId="77777777" w:rsidR="00E40272" w:rsidRPr="007C0B8D" w:rsidDel="009A169A" w:rsidRDefault="00E40272" w:rsidP="00E40272">
      <w:pPr>
        <w:pStyle w:val="code"/>
        <w:rPr>
          <w:del w:id="2176" w:author="Matty Kadosh" w:date="2015-08-01T16:20:00Z"/>
        </w:rPr>
      </w:pPr>
      <w:del w:id="2177" w:author="Matty Kadosh" w:date="2015-08-01T16:20:00Z">
        <w:r w:rsidRPr="007C0B8D" w:rsidDel="009A169A">
          <w:delText>* Routine Description:</w:delText>
        </w:r>
      </w:del>
    </w:p>
    <w:p w14:paraId="621A78D4" w14:textId="77777777" w:rsidR="00E40272" w:rsidRPr="007C0B8D" w:rsidDel="009A169A" w:rsidRDefault="00E40272" w:rsidP="00E40272">
      <w:pPr>
        <w:pStyle w:val="code"/>
        <w:rPr>
          <w:del w:id="2178" w:author="Matty Kadosh" w:date="2015-08-01T16:20:00Z"/>
        </w:rPr>
      </w:pPr>
      <w:del w:id="2179" w:author="Matty Kadosh" w:date="2015-08-01T16:20:00Z">
        <w:r w:rsidRPr="007C0B8D" w:rsidDel="009A169A">
          <w:delText>* set buffer</w:delText>
        </w:r>
        <w:r w:rsidDel="009A169A">
          <w:delText xml:space="preserve"> profile</w:delText>
        </w:r>
        <w:r w:rsidRPr="007C0B8D" w:rsidDel="009A169A">
          <w:delText xml:space="preserve"> attributes.</w:delText>
        </w:r>
      </w:del>
    </w:p>
    <w:p w14:paraId="2C9A58B9" w14:textId="77777777" w:rsidR="00E40272" w:rsidDel="009A169A" w:rsidRDefault="00E40272" w:rsidP="00E40272">
      <w:pPr>
        <w:pStyle w:val="code"/>
        <w:rPr>
          <w:del w:id="2180" w:author="Matty Kadosh" w:date="2015-08-01T16:20:00Z"/>
        </w:rPr>
      </w:pPr>
      <w:del w:id="2181" w:author="Matty Kadosh" w:date="2015-08-01T16:20:00Z">
        <w:r w:rsidDel="009A169A">
          <w:delText>* Arguments:</w:delText>
        </w:r>
      </w:del>
    </w:p>
    <w:p w14:paraId="384A86C7" w14:textId="77777777" w:rsidR="00E40272" w:rsidDel="009A169A" w:rsidRDefault="00E40272" w:rsidP="00E40272">
      <w:pPr>
        <w:pStyle w:val="code"/>
        <w:rPr>
          <w:del w:id="2182" w:author="Matty Kadosh" w:date="2015-08-01T16:20:00Z"/>
        </w:rPr>
      </w:pPr>
      <w:del w:id="2183" w:author="Matty Kadosh" w:date="2015-08-01T16:20:00Z">
        <w:r w:rsidDel="009A169A">
          <w:delText>* [in] buffer_profile_id  -</w:delText>
        </w:r>
        <w:r w:rsidRPr="008276F3" w:rsidDel="009A169A">
          <w:delText xml:space="preserve"> </w:delText>
        </w:r>
        <w:r w:rsidDel="009A169A">
          <w:delText>buffer profile id</w:delText>
        </w:r>
      </w:del>
    </w:p>
    <w:p w14:paraId="1E214468" w14:textId="77777777" w:rsidR="00E40272" w:rsidRPr="007C0B8D" w:rsidDel="009A169A" w:rsidRDefault="00E40272" w:rsidP="00E40272">
      <w:pPr>
        <w:pStyle w:val="code"/>
        <w:rPr>
          <w:del w:id="2184" w:author="Matty Kadosh" w:date="2015-08-01T16:20:00Z"/>
        </w:rPr>
      </w:pPr>
      <w:del w:id="2185" w:author="Matty Kadosh" w:date="2015-08-01T16:20:00Z">
        <w:r w:rsidDel="009A169A">
          <w:delText>* [in]</w:delText>
        </w:r>
        <w:r w:rsidRPr="00144C06" w:rsidDel="009A169A">
          <w:delText xml:space="preserve"> </w:delText>
        </w:r>
        <w:r w:rsidDel="009A169A">
          <w:delText>attr -  buffer profile attribute</w:delText>
        </w:r>
        <w:r w:rsidRPr="007C0B8D" w:rsidDel="009A169A">
          <w:delText xml:space="preserve"> </w:delText>
        </w:r>
      </w:del>
    </w:p>
    <w:p w14:paraId="7D4A0186" w14:textId="77777777" w:rsidR="00E40272" w:rsidRPr="007C0B8D" w:rsidDel="009A169A" w:rsidRDefault="00E40272" w:rsidP="00E40272">
      <w:pPr>
        <w:pStyle w:val="code"/>
        <w:rPr>
          <w:del w:id="2186" w:author="Matty Kadosh" w:date="2015-08-01T16:20:00Z"/>
        </w:rPr>
      </w:pPr>
      <w:del w:id="2187" w:author="Matty Kadosh" w:date="2015-08-01T16:20:00Z">
        <w:r w:rsidRPr="007C0B8D" w:rsidDel="009A169A">
          <w:delText>*</w:delText>
        </w:r>
      </w:del>
    </w:p>
    <w:p w14:paraId="1B297748" w14:textId="77777777" w:rsidR="00E40272" w:rsidRPr="007C0B8D" w:rsidDel="009A169A" w:rsidRDefault="00E40272" w:rsidP="00E40272">
      <w:pPr>
        <w:pStyle w:val="code"/>
        <w:rPr>
          <w:del w:id="2188" w:author="Matty Kadosh" w:date="2015-08-01T16:20:00Z"/>
        </w:rPr>
      </w:pPr>
      <w:del w:id="2189" w:author="Matty Kadosh" w:date="2015-08-01T16:20:00Z">
        <w:r w:rsidRPr="007C0B8D" w:rsidDel="009A169A">
          <w:delText>* Return Values:</w:delText>
        </w:r>
      </w:del>
    </w:p>
    <w:p w14:paraId="20D1B38A" w14:textId="77777777" w:rsidR="00E40272" w:rsidRPr="007C0B8D" w:rsidDel="009A169A" w:rsidRDefault="00E40272" w:rsidP="00E40272">
      <w:pPr>
        <w:pStyle w:val="code"/>
        <w:rPr>
          <w:del w:id="2190" w:author="Matty Kadosh" w:date="2015-08-01T16:20:00Z"/>
        </w:rPr>
      </w:pPr>
      <w:del w:id="2191" w:author="Matty Kadosh" w:date="2015-08-01T16:20:00Z">
        <w:r w:rsidRPr="007C0B8D" w:rsidDel="009A169A">
          <w:delText>* SAI_STATUS_SUCCESS on success</w:delText>
        </w:r>
      </w:del>
    </w:p>
    <w:p w14:paraId="27E17952" w14:textId="77777777" w:rsidR="00E40272" w:rsidRPr="007C0B8D" w:rsidDel="009A169A" w:rsidRDefault="00E40272" w:rsidP="00E40272">
      <w:pPr>
        <w:pStyle w:val="code"/>
        <w:rPr>
          <w:del w:id="2192" w:author="Matty Kadosh" w:date="2015-08-01T16:20:00Z"/>
        </w:rPr>
      </w:pPr>
      <w:del w:id="2193" w:author="Matty Kadosh" w:date="2015-08-01T16:20:00Z">
        <w:r w:rsidRPr="007C0B8D" w:rsidDel="009A169A">
          <w:delText>* Failure status code on error</w:delText>
        </w:r>
      </w:del>
    </w:p>
    <w:p w14:paraId="0FF7FD82" w14:textId="77777777" w:rsidR="00E40272" w:rsidRPr="007C0B8D" w:rsidDel="009A169A" w:rsidRDefault="00E40272" w:rsidP="00E40272">
      <w:pPr>
        <w:pStyle w:val="code"/>
        <w:rPr>
          <w:del w:id="2194" w:author="Matty Kadosh" w:date="2015-08-01T16:20:00Z"/>
        </w:rPr>
      </w:pPr>
      <w:del w:id="2195" w:author="Matty Kadosh" w:date="2015-08-01T16:20:00Z">
        <w:r w:rsidRPr="007C0B8D" w:rsidDel="009A169A">
          <w:delText>*/</w:delText>
        </w:r>
      </w:del>
    </w:p>
    <w:p w14:paraId="37C518FA" w14:textId="77777777" w:rsidR="00E40272" w:rsidDel="009A169A" w:rsidRDefault="00E40272" w:rsidP="00E40272">
      <w:pPr>
        <w:pStyle w:val="code"/>
        <w:rPr>
          <w:del w:id="2196" w:author="Matty Kadosh" w:date="2015-08-01T16:20:00Z"/>
        </w:rPr>
      </w:pPr>
      <w:del w:id="2197" w:author="Matty Kadosh" w:date="2015-08-01T16:20:00Z">
        <w:r w:rsidRPr="007C0B8D" w:rsidDel="009A169A">
          <w:delText>typedef sai_status_t (*sai_set_buffer_</w:delText>
        </w:r>
        <w:r w:rsidDel="009A169A">
          <w:delText>profile_</w:delText>
        </w:r>
        <w:r w:rsidRPr="007C0B8D" w:rsidDel="009A169A">
          <w:delText>attr_fn)(</w:delText>
        </w:r>
      </w:del>
    </w:p>
    <w:p w14:paraId="1F5C03DE" w14:textId="77777777" w:rsidR="00E40272" w:rsidDel="009A169A" w:rsidRDefault="00E40272" w:rsidP="00E40272">
      <w:pPr>
        <w:pStyle w:val="code"/>
        <w:rPr>
          <w:del w:id="2198" w:author="Matty Kadosh" w:date="2015-08-01T16:20:00Z"/>
        </w:rPr>
      </w:pPr>
      <w:del w:id="2199" w:author="Matty Kadosh" w:date="2015-08-01T16:20:00Z">
        <w:r w:rsidDel="009A169A">
          <w:tab/>
        </w:r>
        <w:r w:rsidDel="009A169A">
          <w:tab/>
        </w:r>
        <w:r w:rsidDel="009A169A">
          <w:tab/>
          <w:delText xml:space="preserve"> _in_ </w:delText>
        </w:r>
        <w:r w:rsidRPr="007C0B8D" w:rsidDel="009A169A">
          <w:delText>sai_</w:delText>
        </w:r>
        <w:r w:rsidDel="009A169A">
          <w:delText>object</w:delText>
        </w:r>
        <w:r w:rsidRPr="007C0B8D" w:rsidDel="009A169A">
          <w:delText>r_id_t buffer</w:delText>
        </w:r>
        <w:r w:rsidDel="009A169A">
          <w:delText>_profile</w:delText>
        </w:r>
        <w:r w:rsidRPr="007C0B8D" w:rsidDel="009A169A">
          <w:delText>_</w:delText>
        </w:r>
        <w:r w:rsidDel="009A169A">
          <w:delText>id,</w:delText>
        </w:r>
      </w:del>
    </w:p>
    <w:p w14:paraId="280D1558" w14:textId="77777777" w:rsidR="00E40272" w:rsidDel="009A169A" w:rsidRDefault="00E40272" w:rsidP="00E40272">
      <w:pPr>
        <w:pStyle w:val="code"/>
        <w:rPr>
          <w:del w:id="2200" w:author="Matty Kadosh" w:date="2015-08-01T16:20:00Z"/>
        </w:rPr>
      </w:pPr>
      <w:del w:id="2201" w:author="Matty Kadosh" w:date="2015-08-01T16:20:00Z">
        <w:r w:rsidDel="009A169A">
          <w:delText xml:space="preserve">       </w:delText>
        </w:r>
        <w:r w:rsidDel="009A169A">
          <w:tab/>
        </w:r>
        <w:r w:rsidDel="009A169A">
          <w:tab/>
          <w:delText xml:space="preserve"> </w:delText>
        </w:r>
        <w:r w:rsidDel="009A169A">
          <w:tab/>
          <w:delText xml:space="preserve"> _In_ sai_attr_t *attr</w:delText>
        </w:r>
      </w:del>
    </w:p>
    <w:p w14:paraId="18F8A591" w14:textId="77777777" w:rsidR="00E40272" w:rsidDel="009A169A" w:rsidRDefault="00E40272" w:rsidP="00E40272">
      <w:pPr>
        <w:pStyle w:val="code"/>
        <w:rPr>
          <w:del w:id="2202" w:author="Matty Kadosh" w:date="2015-08-01T16:20:00Z"/>
        </w:rPr>
      </w:pPr>
      <w:del w:id="2203" w:author="Matty Kadosh" w:date="2015-08-01T16:20:00Z">
        <w:r w:rsidDel="009A169A">
          <w:delText>);</w:delText>
        </w:r>
      </w:del>
    </w:p>
    <w:p w14:paraId="15F461ED" w14:textId="77777777" w:rsidR="00E40272" w:rsidDel="009A169A" w:rsidRDefault="00E40272" w:rsidP="00E40272">
      <w:pPr>
        <w:pStyle w:val="code"/>
        <w:rPr>
          <w:del w:id="2204" w:author="Matty Kadosh" w:date="2015-08-01T16:20:00Z"/>
        </w:rPr>
      </w:pPr>
    </w:p>
    <w:p w14:paraId="5B5D880E" w14:textId="77777777" w:rsidR="00E40272" w:rsidRPr="007C0B8D" w:rsidDel="009A169A" w:rsidRDefault="00E40272" w:rsidP="00E40272">
      <w:pPr>
        <w:pStyle w:val="code"/>
        <w:rPr>
          <w:del w:id="2205" w:author="Matty Kadosh" w:date="2015-08-01T16:20:00Z"/>
        </w:rPr>
      </w:pPr>
      <w:del w:id="2206" w:author="Matty Kadosh" w:date="2015-08-01T16:20:00Z">
        <w:r w:rsidRPr="007C0B8D" w:rsidDel="009A169A">
          <w:delText>/*</w:delText>
        </w:r>
      </w:del>
    </w:p>
    <w:p w14:paraId="2E395B73" w14:textId="77777777" w:rsidR="00E40272" w:rsidRPr="007C0B8D" w:rsidDel="009A169A" w:rsidRDefault="00E40272" w:rsidP="00E40272">
      <w:pPr>
        <w:pStyle w:val="code"/>
        <w:rPr>
          <w:del w:id="2207" w:author="Matty Kadosh" w:date="2015-08-01T16:20:00Z"/>
        </w:rPr>
      </w:pPr>
      <w:del w:id="2208" w:author="Matty Kadosh" w:date="2015-08-01T16:20:00Z">
        <w:r w:rsidRPr="007C0B8D" w:rsidDel="009A169A">
          <w:delText>* Routine Description:</w:delText>
        </w:r>
      </w:del>
    </w:p>
    <w:p w14:paraId="697626DD" w14:textId="77777777" w:rsidR="00E40272" w:rsidRPr="007C0B8D" w:rsidDel="009A169A" w:rsidRDefault="00E40272" w:rsidP="00E40272">
      <w:pPr>
        <w:pStyle w:val="code"/>
        <w:rPr>
          <w:del w:id="2209" w:author="Matty Kadosh" w:date="2015-08-01T16:20:00Z"/>
        </w:rPr>
      </w:pPr>
      <w:del w:id="2210"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74BDCF30" w14:textId="77777777" w:rsidR="00E40272" w:rsidDel="009A169A" w:rsidRDefault="00E40272" w:rsidP="00E40272">
      <w:pPr>
        <w:pStyle w:val="code"/>
        <w:rPr>
          <w:del w:id="2211" w:author="Matty Kadosh" w:date="2015-08-01T16:20:00Z"/>
        </w:rPr>
      </w:pPr>
      <w:del w:id="2212" w:author="Matty Kadosh" w:date="2015-08-01T16:20:00Z">
        <w:r w:rsidRPr="007C0B8D" w:rsidDel="009A169A">
          <w:delText>* Arguments:</w:delText>
        </w:r>
      </w:del>
    </w:p>
    <w:p w14:paraId="30C25BA6" w14:textId="77777777" w:rsidR="00E40272" w:rsidRPr="007C0B8D" w:rsidDel="009A169A" w:rsidRDefault="00E40272" w:rsidP="00E40272">
      <w:pPr>
        <w:pStyle w:val="code"/>
        <w:rPr>
          <w:del w:id="2213" w:author="Matty Kadosh" w:date="2015-08-01T16:20:00Z"/>
        </w:rPr>
      </w:pPr>
      <w:del w:id="2214" w:author="Matty Kadosh" w:date="2015-08-01T16:20:00Z">
        <w:r w:rsidDel="009A169A">
          <w:delText>* [in] buffer_profile_id  -</w:delText>
        </w:r>
        <w:r w:rsidRPr="008276F3" w:rsidDel="009A169A">
          <w:delText xml:space="preserve"> </w:delText>
        </w:r>
        <w:r w:rsidDel="009A169A">
          <w:delText>buffer profile id</w:delText>
        </w:r>
      </w:del>
    </w:p>
    <w:p w14:paraId="2B42C8D8" w14:textId="77777777" w:rsidR="00E40272" w:rsidDel="009A169A" w:rsidRDefault="00E40272" w:rsidP="00E40272">
      <w:pPr>
        <w:pStyle w:val="code"/>
        <w:rPr>
          <w:del w:id="2215" w:author="Matty Kadosh" w:date="2015-08-01T16:20:00Z"/>
        </w:rPr>
      </w:pPr>
      <w:del w:id="2216"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1FE2A2" w14:textId="77777777" w:rsidR="00E40272" w:rsidRPr="007C0B8D" w:rsidDel="009A169A" w:rsidRDefault="00E40272" w:rsidP="00E40272">
      <w:pPr>
        <w:pStyle w:val="code"/>
        <w:rPr>
          <w:del w:id="2217" w:author="Matty Kadosh" w:date="2015-08-01T16:20:00Z"/>
        </w:rPr>
      </w:pPr>
      <w:del w:id="2218"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E46245D" w14:textId="77777777" w:rsidR="00E40272" w:rsidRPr="007C0B8D" w:rsidDel="009A169A" w:rsidRDefault="00E40272" w:rsidP="00E40272">
      <w:pPr>
        <w:pStyle w:val="code"/>
        <w:rPr>
          <w:del w:id="2219" w:author="Matty Kadosh" w:date="2015-08-01T16:20:00Z"/>
        </w:rPr>
      </w:pPr>
      <w:del w:id="2220" w:author="Matty Kadosh" w:date="2015-08-01T16:20:00Z">
        <w:r w:rsidRPr="007C0B8D" w:rsidDel="009A169A">
          <w:delText>*</w:delText>
        </w:r>
      </w:del>
    </w:p>
    <w:p w14:paraId="53EDD083" w14:textId="77777777" w:rsidR="00E40272" w:rsidRPr="007C0B8D" w:rsidDel="009A169A" w:rsidRDefault="00E40272" w:rsidP="00E40272">
      <w:pPr>
        <w:pStyle w:val="code"/>
        <w:rPr>
          <w:del w:id="2221" w:author="Matty Kadosh" w:date="2015-08-01T16:20:00Z"/>
        </w:rPr>
      </w:pPr>
      <w:del w:id="2222" w:author="Matty Kadosh" w:date="2015-08-01T16:20:00Z">
        <w:r w:rsidRPr="007C0B8D" w:rsidDel="009A169A">
          <w:delText>* Return Values:</w:delText>
        </w:r>
      </w:del>
    </w:p>
    <w:p w14:paraId="65650B6D" w14:textId="77777777" w:rsidR="00E40272" w:rsidRPr="007C0B8D" w:rsidDel="009A169A" w:rsidRDefault="00E40272" w:rsidP="00E40272">
      <w:pPr>
        <w:pStyle w:val="code"/>
        <w:rPr>
          <w:del w:id="2223" w:author="Matty Kadosh" w:date="2015-08-01T16:20:00Z"/>
        </w:rPr>
      </w:pPr>
      <w:del w:id="2224" w:author="Matty Kadosh" w:date="2015-08-01T16:20:00Z">
        <w:r w:rsidRPr="007C0B8D" w:rsidDel="009A169A">
          <w:delText>* SAI_STATUS_SUCCESS on success</w:delText>
        </w:r>
      </w:del>
    </w:p>
    <w:p w14:paraId="70744CA1" w14:textId="77777777" w:rsidR="00E40272" w:rsidRPr="007C0B8D" w:rsidDel="009A169A" w:rsidRDefault="00E40272" w:rsidP="00E40272">
      <w:pPr>
        <w:pStyle w:val="code"/>
        <w:rPr>
          <w:del w:id="2225" w:author="Matty Kadosh" w:date="2015-08-01T16:20:00Z"/>
        </w:rPr>
      </w:pPr>
      <w:del w:id="2226" w:author="Matty Kadosh" w:date="2015-08-01T16:20:00Z">
        <w:r w:rsidRPr="007C0B8D" w:rsidDel="009A169A">
          <w:delText>* Failure status code on error</w:delText>
        </w:r>
      </w:del>
    </w:p>
    <w:p w14:paraId="38ACBC3E" w14:textId="77777777" w:rsidR="00E40272" w:rsidRPr="007C0B8D" w:rsidDel="009A169A" w:rsidRDefault="00E40272" w:rsidP="00E40272">
      <w:pPr>
        <w:pStyle w:val="code"/>
        <w:rPr>
          <w:del w:id="2227" w:author="Matty Kadosh" w:date="2015-08-01T16:20:00Z"/>
        </w:rPr>
      </w:pPr>
      <w:del w:id="2228" w:author="Matty Kadosh" w:date="2015-08-01T16:20:00Z">
        <w:r w:rsidRPr="007C0B8D" w:rsidDel="009A169A">
          <w:delText>*/</w:delText>
        </w:r>
      </w:del>
    </w:p>
    <w:p w14:paraId="55BE64D3" w14:textId="77777777" w:rsidR="00E40272" w:rsidDel="009A169A" w:rsidRDefault="00E40272" w:rsidP="00E40272">
      <w:pPr>
        <w:pStyle w:val="code"/>
        <w:rPr>
          <w:del w:id="2229" w:author="Matty Kadosh" w:date="2015-08-01T16:20:00Z"/>
        </w:rPr>
      </w:pPr>
      <w:del w:id="2230" w:author="Matty Kadosh" w:date="2015-08-01T16:20:00Z">
        <w:r w:rsidDel="009A169A">
          <w:delText>typedef sai_status_t (*sai_g</w:delText>
        </w:r>
        <w:r w:rsidRPr="007C0B8D" w:rsidDel="009A169A">
          <w:delText>et_buffer_</w:delText>
        </w:r>
        <w:r w:rsidDel="009A169A">
          <w:delText>profile_</w:delText>
        </w:r>
        <w:r w:rsidRPr="007C0B8D" w:rsidDel="009A169A">
          <w:delText>attr_fn)(</w:delText>
        </w:r>
      </w:del>
    </w:p>
    <w:p w14:paraId="042EC561" w14:textId="77777777" w:rsidR="00E40272" w:rsidDel="009A169A" w:rsidRDefault="00E40272" w:rsidP="00E40272">
      <w:pPr>
        <w:pStyle w:val="code"/>
        <w:rPr>
          <w:del w:id="2231" w:author="Matty Kadosh" w:date="2015-08-01T16:20:00Z"/>
        </w:rPr>
      </w:pPr>
      <w:del w:id="2232" w:author="Matty Kadosh" w:date="2015-08-01T16:20:00Z">
        <w:r w:rsidDel="009A169A">
          <w:delText xml:space="preserve">                        _in_ </w:delText>
        </w:r>
        <w:r w:rsidRPr="007C0B8D" w:rsidDel="009A169A">
          <w:delText>sai_</w:delText>
        </w:r>
        <w:r w:rsidDel="009A169A">
          <w:delText>object</w:delText>
        </w:r>
        <w:r w:rsidRPr="007C0B8D" w:rsidDel="009A169A">
          <w:delText>_id_t</w:delText>
        </w:r>
        <w:r w:rsidDel="009A169A">
          <w:delText xml:space="preserve"> </w:delText>
        </w:r>
        <w:r w:rsidRPr="007C0B8D" w:rsidDel="009A169A">
          <w:delText>buffer_</w:delText>
        </w:r>
        <w:r w:rsidDel="009A169A">
          <w:delText>profile_id,</w:delText>
        </w:r>
      </w:del>
    </w:p>
    <w:p w14:paraId="1156BBBC" w14:textId="77777777" w:rsidR="00E40272" w:rsidDel="009A169A" w:rsidRDefault="00E40272" w:rsidP="00E40272">
      <w:pPr>
        <w:pStyle w:val="code"/>
        <w:rPr>
          <w:del w:id="2233" w:author="Matty Kadosh" w:date="2015-08-01T16:20:00Z"/>
        </w:rPr>
      </w:pPr>
      <w:del w:id="2234"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476CD631" w14:textId="77777777" w:rsidR="00E40272" w:rsidDel="009A169A" w:rsidRDefault="00E40272" w:rsidP="00E40272">
      <w:pPr>
        <w:pStyle w:val="code"/>
        <w:rPr>
          <w:del w:id="2235" w:author="Matty Kadosh" w:date="2015-08-01T16:20:00Z"/>
        </w:rPr>
      </w:pPr>
      <w:del w:id="2236"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3561E6CD" w14:textId="77777777" w:rsidR="00E40272" w:rsidDel="009A169A" w:rsidRDefault="00E40272" w:rsidP="00E40272">
      <w:pPr>
        <w:pStyle w:val="code"/>
        <w:rPr>
          <w:del w:id="2237" w:author="Matty Kadosh" w:date="2015-08-01T16:20:00Z"/>
        </w:rPr>
      </w:pPr>
      <w:del w:id="2238" w:author="Matty Kadosh" w:date="2015-08-01T16:20:00Z">
        <w:r w:rsidDel="009A169A">
          <w:delText>);</w:delText>
        </w:r>
      </w:del>
    </w:p>
    <w:p w14:paraId="07E00784" w14:textId="77777777" w:rsidR="00E40272" w:rsidDel="009A169A" w:rsidRDefault="00E40272" w:rsidP="00E40272">
      <w:pPr>
        <w:pStyle w:val="code"/>
        <w:rPr>
          <w:del w:id="2239" w:author="Matty Kadosh" w:date="2015-08-01T16:20:00Z"/>
        </w:rPr>
      </w:pPr>
    </w:p>
    <w:p w14:paraId="388CF98B" w14:textId="77777777" w:rsidR="00E40272" w:rsidDel="009A169A" w:rsidRDefault="00E40272" w:rsidP="00E40272">
      <w:pPr>
        <w:pStyle w:val="code"/>
        <w:rPr>
          <w:del w:id="2240" w:author="Matty Kadosh" w:date="2015-08-01T16:20:00Z"/>
        </w:rPr>
      </w:pPr>
    </w:p>
    <w:p w14:paraId="134E11E1" w14:textId="77777777" w:rsidR="00E40272" w:rsidRPr="007C0B8D" w:rsidDel="009A169A" w:rsidRDefault="00E40272" w:rsidP="00E40272">
      <w:pPr>
        <w:pStyle w:val="code"/>
        <w:rPr>
          <w:del w:id="2241" w:author="Matty Kadosh" w:date="2015-08-01T16:20:00Z"/>
        </w:rPr>
      </w:pPr>
    </w:p>
    <w:p w14:paraId="3510AA0C" w14:textId="77777777" w:rsidR="00E40272" w:rsidRPr="007C0B8D" w:rsidDel="009A169A" w:rsidRDefault="00E40272" w:rsidP="00E40272">
      <w:pPr>
        <w:pStyle w:val="code"/>
        <w:rPr>
          <w:del w:id="2242" w:author="Matty Kadosh" w:date="2015-08-01T16:20:00Z"/>
        </w:rPr>
      </w:pPr>
    </w:p>
    <w:p w14:paraId="5B5868DF" w14:textId="77777777" w:rsidR="00E40272" w:rsidDel="009A169A" w:rsidRDefault="00E40272" w:rsidP="00E40272">
      <w:pPr>
        <w:pStyle w:val="Heading2"/>
        <w:rPr>
          <w:del w:id="2243" w:author="Matty Kadosh" w:date="2015-08-01T16:20:00Z"/>
        </w:rPr>
      </w:pPr>
      <w:del w:id="2244" w:author="Matty Kadosh" w:date="2015-08-01T16:20:00Z">
        <w:r w:rsidDel="009A169A">
          <w:delText xml:space="preserve">Buffer function Summery </w:delText>
        </w:r>
      </w:del>
    </w:p>
    <w:p w14:paraId="69BC1D08" w14:textId="77777777" w:rsidR="00E40272" w:rsidRPr="001053E1" w:rsidDel="009A169A" w:rsidRDefault="00E40272" w:rsidP="00E40272">
      <w:pPr>
        <w:pStyle w:val="code"/>
        <w:rPr>
          <w:del w:id="2245" w:author="Matty Kadosh" w:date="2015-08-01T16:20:00Z"/>
        </w:rPr>
      </w:pPr>
      <w:del w:id="2246"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70B2BCEE" w14:textId="77777777" w:rsidR="00E40272" w:rsidRPr="001053E1" w:rsidDel="009A169A" w:rsidRDefault="00E40272" w:rsidP="00E40272">
      <w:pPr>
        <w:pStyle w:val="code"/>
        <w:rPr>
          <w:del w:id="2247" w:author="Matty Kadosh" w:date="2015-08-01T16:20:00Z"/>
        </w:rPr>
      </w:pPr>
      <w:del w:id="2248" w:author="Matty Kadosh" w:date="2015-08-01T16:20:00Z">
        <w:r w:rsidRPr="001053E1" w:rsidDel="009A169A">
          <w:delText>typedef struct _sai_</w:delText>
        </w:r>
        <w:r w:rsidDel="009A169A">
          <w:delText>buffer</w:delText>
        </w:r>
        <w:r w:rsidRPr="001053E1" w:rsidDel="009A169A">
          <w:delText>_api_t</w:delText>
        </w:r>
      </w:del>
    </w:p>
    <w:p w14:paraId="1406EE6D" w14:textId="77777777" w:rsidR="00E40272" w:rsidDel="009A169A" w:rsidRDefault="00E40272" w:rsidP="00E40272">
      <w:pPr>
        <w:pStyle w:val="code"/>
        <w:rPr>
          <w:del w:id="2249" w:author="Matty Kadosh" w:date="2015-08-01T16:20:00Z"/>
        </w:rPr>
      </w:pPr>
      <w:del w:id="2250" w:author="Matty Kadosh" w:date="2015-08-01T16:20:00Z">
        <w:r w:rsidRPr="001053E1" w:rsidDel="009A169A">
          <w:delText>{</w:delText>
        </w:r>
      </w:del>
    </w:p>
    <w:p w14:paraId="68F577BA" w14:textId="77777777" w:rsidR="00E40272" w:rsidDel="009A169A" w:rsidRDefault="00E40272" w:rsidP="00E40272">
      <w:pPr>
        <w:pStyle w:val="code"/>
        <w:rPr>
          <w:del w:id="2251" w:author="Matty Kadosh" w:date="2015-08-01T16:20:00Z"/>
        </w:rPr>
      </w:pPr>
      <w:del w:id="2252" w:author="Matty Kadosh" w:date="2015-08-01T16:20:00Z">
        <w:r w:rsidRPr="001053E1" w:rsidDel="009A169A">
          <w:delText xml:space="preserve">    </w:delText>
        </w:r>
        <w:r w:rsidDel="009A169A">
          <w:delText>sai_create_buffer_pool</w:delText>
        </w:r>
        <w:r w:rsidRPr="00572E9C" w:rsidDel="009A169A">
          <w:delText>_fn</w:delText>
        </w:r>
        <w:r w:rsidDel="009A169A">
          <w:delText xml:space="preserve"> </w:delText>
        </w:r>
        <w:r w:rsidRPr="00572E9C" w:rsidDel="009A169A">
          <w:delText xml:space="preserve"> </w:delText>
        </w:r>
        <w:r w:rsidDel="009A169A">
          <w:delText xml:space="preserve">            create_buffer_pool;</w:delText>
        </w:r>
      </w:del>
    </w:p>
    <w:p w14:paraId="2BFF1A40" w14:textId="77777777" w:rsidR="00E40272" w:rsidDel="009A169A" w:rsidRDefault="00E40272" w:rsidP="00E40272">
      <w:pPr>
        <w:pStyle w:val="code"/>
        <w:rPr>
          <w:del w:id="2253" w:author="Matty Kadosh" w:date="2015-08-01T16:20:00Z"/>
        </w:rPr>
      </w:pPr>
      <w:del w:id="2254" w:author="Matty Kadosh" w:date="2015-08-01T16:20:00Z">
        <w:r w:rsidRPr="001053E1" w:rsidDel="009A169A">
          <w:delText xml:space="preserve">    </w:delText>
        </w:r>
        <w:r w:rsidDel="009A169A">
          <w:delText>sai_remove_buffer_pool</w:delText>
        </w:r>
        <w:r w:rsidRPr="00572E9C" w:rsidDel="009A169A">
          <w:delText>_fn</w:delText>
        </w:r>
        <w:r w:rsidDel="009A169A">
          <w:delText xml:space="preserve">       </w:delText>
        </w:r>
        <w:r w:rsidRPr="00572E9C" w:rsidDel="009A169A">
          <w:delText xml:space="preserve"> </w:delText>
        </w:r>
        <w:r w:rsidDel="009A169A">
          <w:delText xml:space="preserve">      remove_buffer_pool;</w:delText>
        </w:r>
      </w:del>
    </w:p>
    <w:p w14:paraId="749ED081" w14:textId="77777777" w:rsidR="00E40272" w:rsidRPr="00572E9C" w:rsidDel="009A169A" w:rsidRDefault="00E40272" w:rsidP="00E40272">
      <w:pPr>
        <w:pStyle w:val="code"/>
        <w:rPr>
          <w:del w:id="2255" w:author="Matty Kadosh" w:date="2015-08-01T16:20:00Z"/>
        </w:rPr>
      </w:pPr>
      <w:del w:id="2256" w:author="Matty Kadosh" w:date="2015-08-01T16:20:00Z">
        <w:r w:rsidDel="009A169A">
          <w:delText xml:space="preserve">    </w:delText>
        </w:r>
        <w:r w:rsidRPr="00572E9C" w:rsidDel="009A169A">
          <w:delText>sai_set_buffer_</w:delText>
        </w:r>
        <w:r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set_buffer_pool_attr;</w:delText>
        </w:r>
      </w:del>
    </w:p>
    <w:p w14:paraId="0BB1DB1B" w14:textId="77777777" w:rsidR="00E40272" w:rsidDel="009A169A" w:rsidRDefault="00E40272" w:rsidP="00E40272">
      <w:pPr>
        <w:pStyle w:val="code"/>
        <w:ind w:firstLine="405"/>
        <w:rPr>
          <w:del w:id="2257" w:author="Matty Kadosh" w:date="2015-08-01T16:20:00Z"/>
        </w:rPr>
      </w:pPr>
      <w:del w:id="2258" w:author="Matty Kadosh" w:date="2015-08-01T16:20:00Z">
        <w:r w:rsidRPr="001053E1" w:rsidDel="009A169A">
          <w:delText>sai_</w:delText>
        </w:r>
        <w:r w:rsidDel="009A169A">
          <w:delText>get_buffer_pool_attr_</w:delText>
        </w:r>
        <w:r w:rsidRPr="001053E1" w:rsidDel="009A169A">
          <w:delText>fn</w:delText>
        </w:r>
        <w:r w:rsidDel="009A169A">
          <w:delText xml:space="preserve">            get_buffer_pool_attr;</w:delText>
        </w:r>
      </w:del>
    </w:p>
    <w:p w14:paraId="412F4033" w14:textId="77777777" w:rsidR="00E40272" w:rsidDel="009A169A" w:rsidRDefault="00E40272" w:rsidP="00E40272">
      <w:pPr>
        <w:pStyle w:val="code"/>
        <w:ind w:firstLine="405"/>
        <w:rPr>
          <w:del w:id="2259" w:author="Matty Kadosh" w:date="2015-08-01T16:20:00Z"/>
        </w:rPr>
      </w:pPr>
      <w:del w:id="2260" w:author="Matty Kadosh" w:date="2015-08-01T16:20:00Z">
        <w:r w:rsidDel="009A169A">
          <w:delText>sai_set_ingress_priority_group_</w:delText>
        </w:r>
        <w:r w:rsidRPr="007C0B8D" w:rsidDel="009A169A">
          <w:delText>attr_fn</w:delText>
        </w:r>
        <w:r w:rsidDel="009A169A">
          <w:delText xml:space="preserve"> set_ingress_priority_group_attr;</w:delText>
        </w:r>
      </w:del>
    </w:p>
    <w:p w14:paraId="4CBEB081" w14:textId="77777777" w:rsidR="00E40272" w:rsidDel="009A169A" w:rsidRDefault="00E40272" w:rsidP="00E40272">
      <w:pPr>
        <w:pStyle w:val="code"/>
        <w:ind w:firstLine="405"/>
        <w:rPr>
          <w:del w:id="2261" w:author="Matty Kadosh" w:date="2015-08-01T16:20:00Z"/>
        </w:rPr>
      </w:pPr>
      <w:del w:id="2262" w:author="Matty Kadosh" w:date="2015-08-01T16:20:00Z">
        <w:r w:rsidDel="009A169A">
          <w:delText>sai_get_ingress_priority_group_</w:delText>
        </w:r>
        <w:r w:rsidRPr="007C0B8D" w:rsidDel="009A169A">
          <w:delText>attr_fn</w:delText>
        </w:r>
        <w:r w:rsidDel="009A169A">
          <w:delText xml:space="preserve"> get_ingress_priority_group_attr;</w:delText>
        </w:r>
      </w:del>
    </w:p>
    <w:p w14:paraId="4A8625BF" w14:textId="77777777" w:rsidR="00E40272" w:rsidDel="009A169A" w:rsidRDefault="00E40272" w:rsidP="00E40272">
      <w:pPr>
        <w:pStyle w:val="code"/>
        <w:rPr>
          <w:del w:id="2263" w:author="Matty Kadosh" w:date="2015-08-01T16:20:00Z"/>
        </w:rPr>
      </w:pPr>
      <w:del w:id="2264" w:author="Matty Kadosh" w:date="2015-08-01T16:20:00Z">
        <w:r w:rsidDel="009A169A">
          <w:delText xml:space="preserve">    sai_create_</w:delText>
        </w:r>
        <w:r w:rsidRPr="00572E9C" w:rsidDel="009A169A">
          <w:delText>buffer</w:delText>
        </w:r>
        <w:r w:rsidDel="009A169A">
          <w:delText>_profile</w:delText>
        </w:r>
        <w:r w:rsidRPr="00572E9C" w:rsidDel="009A169A">
          <w:delText>_fn</w:delText>
        </w:r>
        <w:r w:rsidDel="009A169A">
          <w:delText xml:space="preserve"> </w:delText>
        </w:r>
        <w:r w:rsidRPr="00572E9C" w:rsidDel="009A169A">
          <w:delText xml:space="preserve"> </w:delText>
        </w:r>
        <w:r w:rsidDel="009A169A">
          <w:delText xml:space="preserve">         create_buffer_profile;</w:delText>
        </w:r>
      </w:del>
    </w:p>
    <w:p w14:paraId="1762E4E9" w14:textId="77777777" w:rsidR="00E40272" w:rsidDel="009A169A" w:rsidRDefault="00E40272" w:rsidP="00E40272">
      <w:pPr>
        <w:pStyle w:val="code"/>
        <w:rPr>
          <w:del w:id="2265" w:author="Matty Kadosh" w:date="2015-08-01T16:20:00Z"/>
        </w:rPr>
      </w:pPr>
      <w:del w:id="2266" w:author="Matty Kadosh" w:date="2015-08-01T16:20:00Z">
        <w:r w:rsidRPr="001053E1" w:rsidDel="009A169A">
          <w:delText xml:space="preserve">    </w:delText>
        </w:r>
        <w:r w:rsidDel="009A169A">
          <w:delText>sai_remove_</w:delText>
        </w:r>
        <w:r w:rsidRPr="00572E9C" w:rsidDel="009A169A">
          <w:delText>buffer_</w:delText>
        </w:r>
        <w:r w:rsidDel="009A169A">
          <w:delText>profile_</w:delText>
        </w:r>
        <w:r w:rsidRPr="00572E9C" w:rsidDel="009A169A">
          <w:delText>fn</w:delText>
        </w:r>
        <w:r w:rsidDel="009A169A">
          <w:delText xml:space="preserve">           remove_buffer_profile;</w:delText>
        </w:r>
      </w:del>
    </w:p>
    <w:p w14:paraId="47F46DED" w14:textId="77777777" w:rsidR="00E40272" w:rsidDel="009A169A" w:rsidRDefault="00E40272" w:rsidP="00E40272">
      <w:pPr>
        <w:pStyle w:val="code"/>
        <w:rPr>
          <w:del w:id="2267" w:author="Matty Kadosh" w:date="2015-08-01T16:20:00Z"/>
        </w:rPr>
      </w:pPr>
      <w:del w:id="2268" w:author="Matty Kadosh" w:date="2015-08-01T16:20:00Z">
        <w:r w:rsidDel="009A169A">
          <w:delText xml:space="preserve">    </w:delText>
        </w:r>
        <w:r w:rsidRPr="001053E1" w:rsidDel="009A169A">
          <w:delText>sai_</w:delText>
        </w:r>
        <w:r w:rsidDel="009A169A">
          <w:delText>set_buffer_profile_attr_</w:delText>
        </w:r>
        <w:r w:rsidRPr="001053E1" w:rsidDel="009A169A">
          <w:delText>fn</w:delText>
        </w:r>
        <w:r w:rsidDel="009A169A">
          <w:delText xml:space="preserve">         set_buffer_profile_attr;</w:delText>
        </w:r>
      </w:del>
    </w:p>
    <w:p w14:paraId="0729E82E" w14:textId="77777777" w:rsidR="00E40272" w:rsidRPr="00437B06" w:rsidDel="009A169A" w:rsidRDefault="00E40272" w:rsidP="00E40272">
      <w:pPr>
        <w:pStyle w:val="code"/>
        <w:rPr>
          <w:del w:id="2269" w:author="Matty Kadosh" w:date="2015-08-01T16:20:00Z"/>
          <w:highlight w:val="yellow"/>
        </w:rPr>
      </w:pPr>
      <w:del w:id="2270" w:author="Matty Kadosh" w:date="2015-08-01T16:20:00Z">
        <w:r w:rsidDel="009A169A">
          <w:delText xml:space="preserve">    </w:delText>
        </w:r>
        <w:r w:rsidRPr="001053E1" w:rsidDel="009A169A">
          <w:delText>sai_</w:delText>
        </w:r>
        <w:r w:rsidDel="009A169A">
          <w:delText>get_buffer_profile_attr_</w:delText>
        </w:r>
        <w:r w:rsidRPr="001053E1" w:rsidDel="009A169A">
          <w:delText>fn</w:delText>
        </w:r>
        <w:r w:rsidDel="009A169A">
          <w:delText xml:space="preserve">         get_buffer_profile_attr;</w:delText>
        </w:r>
      </w:del>
    </w:p>
    <w:p w14:paraId="6DBCE056" w14:textId="77777777" w:rsidR="00E40272" w:rsidRPr="001053E1" w:rsidDel="009A169A" w:rsidRDefault="00E40272" w:rsidP="00E40272">
      <w:pPr>
        <w:pStyle w:val="code"/>
        <w:rPr>
          <w:del w:id="2271" w:author="Matty Kadosh" w:date="2015-08-01T16:20:00Z"/>
        </w:rPr>
      </w:pPr>
      <w:del w:id="2272" w:author="Matty Kadosh" w:date="2015-08-01T16:20:00Z">
        <w:r w:rsidRPr="001053E1" w:rsidDel="009A169A">
          <w:delText xml:space="preserve">} </w:delText>
        </w:r>
        <w:r w:rsidRPr="00437B06" w:rsidDel="009A169A">
          <w:rPr>
            <w:bCs/>
          </w:rPr>
          <w:delText>sai_buffer_api_t;</w:delText>
        </w:r>
      </w:del>
    </w:p>
    <w:p w14:paraId="01F722DB" w14:textId="77777777" w:rsidR="00E40272" w:rsidRPr="001053E1" w:rsidDel="009A169A" w:rsidRDefault="00E40272" w:rsidP="00E40272">
      <w:pPr>
        <w:pStyle w:val="code"/>
        <w:rPr>
          <w:del w:id="2273" w:author="Matty Kadosh" w:date="2015-08-01T16:20:00Z"/>
          <w:color w:val="333333"/>
          <w:lang w:val="fi-FI"/>
        </w:rPr>
      </w:pPr>
    </w:p>
    <w:p w14:paraId="0100D659" w14:textId="77777777" w:rsidR="00E40272" w:rsidRPr="00F959CF" w:rsidDel="009A169A" w:rsidRDefault="00E40272" w:rsidP="00E40272">
      <w:pPr>
        <w:pStyle w:val="NoSpacing"/>
        <w:rPr>
          <w:del w:id="2274" w:author="Matty Kadosh" w:date="2015-08-01T16:20:00Z"/>
          <w:rFonts w:asciiTheme="minorHAnsi" w:hAnsiTheme="minorHAnsi" w:cstheme="minorHAnsi"/>
          <w:b/>
          <w:bCs/>
        </w:rPr>
      </w:pPr>
    </w:p>
    <w:p w14:paraId="182BBCF3" w14:textId="77777777" w:rsidR="00E40272" w:rsidDel="009A169A" w:rsidRDefault="00E40272" w:rsidP="00E40272">
      <w:pPr>
        <w:pStyle w:val="NoSpacing"/>
        <w:rPr>
          <w:del w:id="2275" w:author="Matty Kadosh" w:date="2015-08-01T16:20:00Z"/>
          <w:rFonts w:asciiTheme="minorHAnsi" w:hAnsiTheme="minorHAnsi" w:cstheme="minorHAnsi"/>
        </w:rPr>
      </w:pPr>
    </w:p>
    <w:p w14:paraId="60FC6B9E" w14:textId="77777777" w:rsidR="00E40272" w:rsidDel="009A169A" w:rsidRDefault="00E40272" w:rsidP="00E40272">
      <w:pPr>
        <w:pStyle w:val="NoSpacing"/>
        <w:rPr>
          <w:del w:id="2276" w:author="Matty Kadosh" w:date="2015-08-01T16:20:00Z"/>
          <w:rFonts w:asciiTheme="minorHAnsi" w:hAnsiTheme="minorHAnsi" w:cstheme="minorHAnsi"/>
        </w:rPr>
      </w:pPr>
    </w:p>
    <w:p w14:paraId="4EB98610" w14:textId="77777777" w:rsidR="00E40272" w:rsidRDefault="00E40272" w:rsidP="00E40272">
      <w:pPr>
        <w:pStyle w:val="NoSpacing"/>
        <w:rPr>
          <w:rFonts w:asciiTheme="minorHAnsi" w:hAnsiTheme="minorHAnsi" w:cstheme="minorHAnsi"/>
        </w:rPr>
      </w:pPr>
    </w:p>
    <w:p w14:paraId="5EC16684" w14:textId="77777777" w:rsidR="0057446F" w:rsidRDefault="0057446F" w:rsidP="001053E1">
      <w:pPr>
        <w:pStyle w:val="NoSpacing"/>
      </w:pPr>
    </w:p>
    <w:p w14:paraId="5CCB7381" w14:textId="2AFD43B7" w:rsidR="00BA404F" w:rsidRPr="00BA404F" w:rsidDel="00361A75" w:rsidRDefault="00BA404F" w:rsidP="0057446F">
      <w:pPr>
        <w:rPr>
          <w:del w:id="2277" w:author="Matty Kadosh" w:date="2015-08-01T16:09:00Z"/>
        </w:rPr>
      </w:pPr>
      <w:del w:id="2278" w:author="Matty Kadosh" w:date="2015-08-01T16:09:00Z">
        <w:r w:rsidDel="00361A75">
          <w:delText>The switch buffer is divided into multiple buffer pool</w:delText>
        </w:r>
        <w:r w:rsidR="009624D7" w:rsidDel="00361A75">
          <w:delText>s</w:delText>
        </w:r>
        <w:r w:rsidDel="00361A75">
          <w:delText xml:space="preserve">. A buffer pool is statically allocated buffer region. </w:delText>
        </w:r>
      </w:del>
      <w:moveToRangeStart w:id="2279" w:author="Guohan Lu" w:date="2015-05-18T10:58:00Z" w:name="move419710050"/>
      <w:moveTo w:id="2280" w:author="Guohan Lu" w:date="2015-05-18T10:58:00Z">
        <w:del w:id="2281" w:author="Matty Kadosh" w:date="2015-08-01T16:09:00Z">
          <w:r w:rsidR="00EB04E6" w:rsidDel="00361A75">
            <w:delText xml:space="preserve">There are two types of buffer pool, ingress buffer pool and egress buffer pool. </w:delText>
          </w:r>
        </w:del>
      </w:moveTo>
      <w:moveToRangeEnd w:id="2279"/>
      <w:ins w:id="2282" w:author="Guohan Lu" w:date="2015-05-18T10:59:00Z">
        <w:del w:id="2283" w:author="Matty Kadosh" w:date="2015-08-01T16:09:00Z">
          <w:r w:rsidR="00EB04E6" w:rsidDel="00361A75">
            <w:delText xml:space="preserve">They are mapped the same switch buffer. </w:delText>
          </w:r>
        </w:del>
      </w:ins>
      <w:del w:id="2284" w:author="Matty Kadosh" w:date="2015-08-01T16:09:00Z">
        <w:r w:rsidDel="00361A75">
          <w:delText xml:space="preserve">An incoming packet </w:delText>
        </w:r>
      </w:del>
      <w:ins w:id="2285" w:author="Guohan Lu" w:date="2015-05-18T10:59:00Z">
        <w:del w:id="2286" w:author="Matty Kadosh" w:date="2015-08-01T16:09:00Z">
          <w:r w:rsidR="00EB04E6" w:rsidDel="00361A75">
            <w:delText>must be</w:delText>
          </w:r>
        </w:del>
      </w:ins>
      <w:del w:id="2287" w:author="Matty Kadosh" w:date="2015-08-01T16:09:00Z">
        <w:r w:rsidDel="00361A75">
          <w:delText xml:space="preserve">is admitted </w:delText>
        </w:r>
      </w:del>
      <w:ins w:id="2288" w:author="Guohan Lu" w:date="2015-05-18T10:59:00Z">
        <w:del w:id="2289" w:author="Matty Kadosh" w:date="2015-08-01T16:09:00Z">
          <w:r w:rsidR="00EB04E6" w:rsidDel="00361A75">
            <w:delText xml:space="preserve">by an ingress buffer pool and an egress buffer pool. </w:delText>
          </w:r>
        </w:del>
      </w:ins>
      <w:del w:id="2290" w:author="Matty Kadosh" w:date="2015-08-01T16:09:00Z">
        <w:r w:rsidR="009624D7" w:rsidDel="00361A75">
          <w:delText xml:space="preserve">to </w:delText>
        </w:r>
        <w:r w:rsidDel="00361A75">
          <w:delText xml:space="preserve">a specific buffer pool. </w:delText>
        </w:r>
      </w:del>
      <w:moveFromRangeStart w:id="2291" w:author="Guohan Lu" w:date="2015-05-18T10:58:00Z" w:name="move419710050"/>
      <w:moveFrom w:id="2292" w:author="Guohan Lu" w:date="2015-05-18T10:58:00Z">
        <w:del w:id="2293" w:author="Matty Kadosh" w:date="2015-08-01T16:09:00Z">
          <w:r w:rsidDel="00361A75">
            <w:delText xml:space="preserve">There are two types of buffer pool, ingress buffer pool and egress buffer pool. </w:delText>
          </w:r>
        </w:del>
      </w:moveFrom>
      <w:moveFromRangeEnd w:id="2291"/>
      <w:del w:id="2294" w:author="Matty Kadosh" w:date="2015-08-01T16:09:00Z">
        <w:r w:rsidDel="00361A75">
          <w:delText xml:space="preserve">They share the same switch buffer. </w:delText>
        </w:r>
      </w:del>
    </w:p>
    <w:p w14:paraId="041B0897" w14:textId="56E9A178" w:rsidR="00DE3831" w:rsidDel="009A169A" w:rsidRDefault="00DE3831" w:rsidP="008A3041">
      <w:pPr>
        <w:pStyle w:val="Heading2"/>
        <w:rPr>
          <w:del w:id="2295" w:author="Matty Kadosh" w:date="2015-08-01T16:20:00Z"/>
        </w:rPr>
      </w:pPr>
      <w:del w:id="2296" w:author="Matty Kadosh" w:date="2015-08-01T16:20:00Z">
        <w:r w:rsidDel="009A169A">
          <w:delText>Ingress/Egress buffer allocation model</w:delText>
        </w:r>
      </w:del>
    </w:p>
    <w:p w14:paraId="1C252B7A" w14:textId="62189409" w:rsidR="008A3041" w:rsidDel="009A169A" w:rsidRDefault="00DE3831" w:rsidP="009624D7">
      <w:pPr>
        <w:pStyle w:val="Heading3"/>
        <w:rPr>
          <w:del w:id="2297" w:author="Matty Kadosh" w:date="2015-08-01T16:20:00Z"/>
        </w:rPr>
      </w:pPr>
      <w:del w:id="2298" w:author="Matty Kadosh" w:date="2015-08-01T16:20:00Z">
        <w:r w:rsidDel="009A169A">
          <w:delText>Ingress pipe</w:delText>
        </w:r>
        <w:r w:rsidR="008A3041" w:rsidDel="009A169A">
          <w:delText xml:space="preserve"> </w:delText>
        </w:r>
      </w:del>
    </w:p>
    <w:p w14:paraId="590197A6" w14:textId="2B8A0D2D" w:rsidR="00012474" w:rsidRPr="00012474" w:rsidDel="009A169A" w:rsidRDefault="00A60E28" w:rsidP="00012474">
      <w:pPr>
        <w:rPr>
          <w:del w:id="2299" w:author="Matty Kadosh" w:date="2015-08-01T16:20:00Z"/>
        </w:rPr>
      </w:pPr>
      <w:del w:id="2300" w:author="Matty Kadosh" w:date="2015-08-01T16:20:00Z">
        <w:r w:rsidDel="009A169A">
          <w:rPr>
            <w:rFonts w:cstheme="minorHAnsi"/>
          </w:rPr>
          <w:object w:dxaOrig="12346" w:dyaOrig="7436" w14:anchorId="580D8DC7">
            <v:shape id="_x0000_i1031" type="#_x0000_t75" style="width:509.25pt;height:305.25pt" o:ole="">
              <v:imagedata r:id="rId48" o:title=""/>
            </v:shape>
            <o:OLEObject Type="Embed" ProgID="Visio.Drawing.11" ShapeID="_x0000_i1031" DrawAspect="Content" ObjectID="_1511800290" r:id="rId57"/>
          </w:object>
        </w:r>
      </w:del>
    </w:p>
    <w:p w14:paraId="2D239B37" w14:textId="27C80FB9" w:rsidR="00795979" w:rsidDel="009A169A" w:rsidRDefault="00DE3831" w:rsidP="009624D7">
      <w:pPr>
        <w:pStyle w:val="Heading3"/>
        <w:rPr>
          <w:del w:id="2301" w:author="Matty Kadosh" w:date="2015-08-01T16:20:00Z"/>
        </w:rPr>
      </w:pPr>
      <w:del w:id="2302" w:author="Matty Kadosh" w:date="2015-08-01T16:20:00Z">
        <w:r w:rsidDel="009A169A">
          <w:delText>E</w:delText>
        </w:r>
        <w:r w:rsidR="00795979" w:rsidDel="009A169A">
          <w:delText xml:space="preserve">gress pipe </w:delText>
        </w:r>
      </w:del>
    </w:p>
    <w:p w14:paraId="4A0653A3" w14:textId="2AE83666" w:rsidR="00795979" w:rsidDel="009A169A" w:rsidRDefault="00795979" w:rsidP="003A46A6">
      <w:pPr>
        <w:pStyle w:val="NoSpacing"/>
        <w:rPr>
          <w:del w:id="2303" w:author="Matty Kadosh" w:date="2015-08-01T16:20:00Z"/>
          <w:rFonts w:asciiTheme="minorHAnsi" w:hAnsiTheme="minorHAnsi" w:cstheme="minorHAnsi"/>
        </w:rPr>
      </w:pPr>
    </w:p>
    <w:p w14:paraId="6FC37911" w14:textId="297BAD1D" w:rsidR="00DE3831" w:rsidDel="009A169A" w:rsidRDefault="00DE3831" w:rsidP="00A01FFF">
      <w:pPr>
        <w:rPr>
          <w:del w:id="2304" w:author="Matty Kadosh" w:date="2015-08-01T16:20:00Z"/>
        </w:rPr>
      </w:pPr>
    </w:p>
    <w:p w14:paraId="39086DBF" w14:textId="0B35C5FC" w:rsidR="009624D7" w:rsidDel="009A169A" w:rsidRDefault="00570EA7" w:rsidP="00A01FFF">
      <w:pPr>
        <w:rPr>
          <w:del w:id="2305" w:author="Matty Kadosh" w:date="2015-08-01T16:20:00Z"/>
        </w:rPr>
      </w:pPr>
      <w:del w:id="2306" w:author="Matty Kadosh" w:date="2015-08-01T16:20:00Z">
        <w:r w:rsidDel="009A169A">
          <w:rPr>
            <w:rFonts w:cstheme="minorHAnsi"/>
          </w:rPr>
          <w:fldChar w:fldCharType="begin"/>
        </w:r>
        <w:r w:rsidDel="009A169A">
          <w:rPr>
            <w:rFonts w:cstheme="minorHAnsi"/>
          </w:rPr>
          <w:fldChar w:fldCharType="end"/>
        </w:r>
      </w:del>
    </w:p>
    <w:p w14:paraId="136719DF" w14:textId="28F9173C" w:rsidR="00DE3831" w:rsidDel="009A169A" w:rsidRDefault="00717AA7" w:rsidP="00A01FFF">
      <w:pPr>
        <w:rPr>
          <w:del w:id="2307" w:author="Matty Kadosh" w:date="2015-08-01T16:20:00Z"/>
        </w:rPr>
      </w:pPr>
      <w:del w:id="2308" w:author="Matty Kadosh" w:date="2015-05-20T12:44:00Z">
        <w:r>
          <w:pict w14:anchorId="1B04EFED">
            <v:shape id="_x0000_i1032" type="#_x0000_t75" style="width:507.75pt;height:305.25pt">
              <v:imagedata r:id="rId58" o:title=""/>
            </v:shape>
          </w:pict>
        </w:r>
      </w:del>
    </w:p>
    <w:p w14:paraId="75583F8C" w14:textId="68983F63" w:rsidR="00DE3831" w:rsidRPr="00DE3831" w:rsidDel="009A169A" w:rsidRDefault="00DE3831" w:rsidP="009624D7">
      <w:pPr>
        <w:pStyle w:val="Heading3"/>
        <w:rPr>
          <w:del w:id="2309" w:author="Matty Kadosh" w:date="2015-08-01T16:20:00Z"/>
        </w:rPr>
      </w:pPr>
      <w:del w:id="2310" w:author="Matty Kadosh" w:date="2015-08-01T16:20:00Z">
        <w:r w:rsidDel="009A169A">
          <w:delText>Ingress and egress buffer admission rule</w:delText>
        </w:r>
      </w:del>
    </w:p>
    <w:p w14:paraId="558ADF42" w14:textId="0E45CF4B" w:rsidR="009624D7" w:rsidDel="009A169A" w:rsidRDefault="009624D7" w:rsidP="009624D7">
      <w:pPr>
        <w:pStyle w:val="Heading3"/>
        <w:numPr>
          <w:ilvl w:val="0"/>
          <w:numId w:val="0"/>
        </w:numPr>
        <w:ind w:left="720" w:hanging="720"/>
        <w:rPr>
          <w:del w:id="2311" w:author="Matty Kadosh" w:date="2015-08-01T16:20:00Z"/>
        </w:rPr>
      </w:pPr>
    </w:p>
    <w:p w14:paraId="4BA3DB7D" w14:textId="65BA099D" w:rsidR="005D71D6" w:rsidDel="009A169A" w:rsidRDefault="00FC4E3E" w:rsidP="00A01FFF">
      <w:pPr>
        <w:rPr>
          <w:del w:id="2312" w:author="Matty Kadosh" w:date="2015-08-01T16:20:00Z"/>
        </w:rPr>
      </w:pPr>
      <w:del w:id="2313" w:author="Matty Kadosh" w:date="2015-08-01T16:20:00Z">
        <w:r w:rsidDel="009A169A">
          <w:object w:dxaOrig="28843" w:dyaOrig="13397" w14:anchorId="27750867">
            <v:shape id="_x0000_i1033" type="#_x0000_t75" style="width:540.75pt;height:252.75pt" o:ole="">
              <v:imagedata r:id="rId51" o:title=""/>
            </v:shape>
            <o:OLEObject Type="Embed" ProgID="Visio.Drawing.11" ShapeID="_x0000_i1033" DrawAspect="Content" ObjectID="_1511800291" r:id="rId59"/>
          </w:object>
        </w:r>
      </w:del>
    </w:p>
    <w:p w14:paraId="6828358E" w14:textId="6DF262AE" w:rsidR="00DE3831" w:rsidDel="009A169A" w:rsidRDefault="00DE3831" w:rsidP="009624D7">
      <w:pPr>
        <w:pStyle w:val="Heading3"/>
        <w:rPr>
          <w:del w:id="2314" w:author="Matty Kadosh" w:date="2015-08-01T16:20:00Z"/>
        </w:rPr>
      </w:pPr>
      <w:del w:id="2315" w:author="Matty Kadosh" w:date="2015-08-01T16:20:00Z">
        <w:r w:rsidDel="009A169A">
          <w:delText xml:space="preserve">XON/XOFF </w:delText>
        </w:r>
        <w:r w:rsidR="00F66217" w:rsidDel="009A169A">
          <w:delText>Frame g</w:delText>
        </w:r>
        <w:r w:rsidDel="009A169A">
          <w:delText>eneration model</w:delText>
        </w:r>
      </w:del>
    </w:p>
    <w:p w14:paraId="699B7F0C" w14:textId="197735EB" w:rsidR="00F66217" w:rsidRPr="00F66217" w:rsidDel="009A169A" w:rsidRDefault="00F66217" w:rsidP="009624D7">
      <w:pPr>
        <w:rPr>
          <w:del w:id="2316" w:author="Matty Kadosh" w:date="2015-08-01T16:20:00Z"/>
        </w:rPr>
      </w:pPr>
    </w:p>
    <w:p w14:paraId="0D65CFDF" w14:textId="2ECC341D" w:rsidR="00F66217" w:rsidDel="009A169A" w:rsidRDefault="00F66217" w:rsidP="009624D7">
      <w:pPr>
        <w:rPr>
          <w:ins w:id="2317" w:author="Guohan Lu" w:date="2015-05-19T10:21:00Z"/>
          <w:del w:id="2318" w:author="Matty Kadosh" w:date="2015-08-01T16:20:00Z"/>
        </w:rPr>
      </w:pPr>
      <w:del w:id="2319" w:author="Matty Kadosh" w:date="2015-08-01T16:20:00Z">
        <w:r w:rsidDel="009A169A">
          <w:delText xml:space="preserve">In lossless model, an ingress buffer have two extra attributes to control the generation of xoff/xon frames. When the available buffer in </w:delText>
        </w:r>
      </w:del>
      <w:ins w:id="2320" w:author="Guohan Lu" w:date="2015-05-19T09:41:00Z">
        <w:del w:id="2321" w:author="Matty Kadosh" w:date="2015-08-01T16:20:00Z">
          <w:r w:rsidR="00EA075A" w:rsidDel="009A169A">
            <w:delText xml:space="preserve">PG </w:delText>
          </w:r>
        </w:del>
      </w:ins>
      <w:del w:id="2322" w:author="Matty Kadosh" w:date="2015-08-01T16:20:00Z">
        <w:r w:rsidDel="009A169A">
          <w:delText>reserved buffer is less than xoff threshold, xoff frame is triggered. When the total buffer usage</w:delText>
        </w:r>
      </w:del>
      <w:ins w:id="2323" w:author="Guohan Lu" w:date="2015-05-19T09:43:00Z">
        <w:del w:id="2324" w:author="Matty Kadosh" w:date="2015-08-01T16:20:00Z">
          <w:r w:rsidR="00EA075A" w:rsidDel="009A169A">
            <w:delText xml:space="preserve"> for this PG</w:delText>
          </w:r>
        </w:del>
      </w:ins>
      <w:del w:id="2325" w:author="Matty Kadosh" w:date="2015-08-01T16:20:00Z">
        <w:r w:rsidDel="009A169A">
          <w:delText xml:space="preserve"> (include both shared </w:delText>
        </w:r>
      </w:del>
      <w:ins w:id="2326" w:author="Guohan Lu" w:date="2015-05-19T09:43:00Z">
        <w:del w:id="2327" w:author="Matty Kadosh" w:date="2015-08-01T16:20:00Z">
          <w:r w:rsidR="00EA075A" w:rsidDel="009A169A">
            <w:delText>pool buffer, port buffer, and PG buffer</w:delText>
          </w:r>
        </w:del>
      </w:ins>
      <w:del w:id="2328" w:author="Matty Kadosh" w:date="2015-08-01T16:20:00Z">
        <w:r w:rsidDel="009A169A">
          <w:delText>and reserved buffer usage) is less than xon threshold</w:delText>
        </w:r>
      </w:del>
      <w:ins w:id="2329" w:author="Guohan Lu" w:date="2015-05-19T09:44:00Z">
        <w:del w:id="2330" w:author="Matty Kadosh" w:date="2015-08-01T16:20:00Z">
          <w:r w:rsidR="00EA075A" w:rsidDel="009A169A">
            <w:delText xml:space="preserve"> and </w:delText>
          </w:r>
        </w:del>
      </w:ins>
      <w:ins w:id="2331" w:author="Guohan Lu" w:date="2015-05-19T09:49:00Z">
        <w:del w:id="2332" w:author="Matty Kadosh" w:date="2015-08-01T16:20:00Z">
          <w:r w:rsidR="00EA075A" w:rsidDel="009A169A">
            <w:delText>available buffer is larger than xoff threshold</w:delText>
          </w:r>
        </w:del>
      </w:ins>
      <w:del w:id="2333" w:author="Matty Kadosh" w:date="2015-08-01T16:20:00Z">
        <w:r w:rsidDel="009A169A">
          <w:delText>, the xon frame is triggered.</w:delText>
        </w:r>
      </w:del>
    </w:p>
    <w:p w14:paraId="79E08D2F" w14:textId="6AF8060A" w:rsidR="00643A6D" w:rsidDel="009A169A" w:rsidRDefault="00643A6D" w:rsidP="009624D7">
      <w:pPr>
        <w:rPr>
          <w:del w:id="2334" w:author="Matty Kadosh" w:date="2015-08-01T16:20:00Z"/>
          <w:noProof/>
          <w:lang w:eastAsia="zh-CN"/>
        </w:rPr>
      </w:pPr>
    </w:p>
    <w:p w14:paraId="15E44FB1" w14:textId="006F95F4" w:rsidR="00DE3831" w:rsidDel="009A169A" w:rsidRDefault="00643A6D" w:rsidP="009624D7">
      <w:pPr>
        <w:rPr>
          <w:del w:id="2335" w:author="Matty Kadosh" w:date="2015-08-01T16:20:00Z"/>
        </w:rPr>
      </w:pPr>
      <w:ins w:id="2336" w:author="Guohan Lu" w:date="2015-05-19T10:26:00Z">
        <w:del w:id="2337" w:author="Matty Kadosh" w:date="2015-08-01T16:20:00Z">
          <w:r w:rsidDel="009A169A">
            <w:object w:dxaOrig="10365" w:dyaOrig="1771" w14:anchorId="2448EB07">
              <v:shape id="_x0000_i1034" type="#_x0000_t75" style="width:467.25pt;height:80.25pt" o:ole="">
                <v:imagedata r:id="rId53" o:title=""/>
              </v:shape>
              <o:OLEObject Type="Embed" ProgID="Visio.Drawing.15" ShapeID="_x0000_i1034" DrawAspect="Content" ObjectID="_1511800292" r:id="rId60"/>
            </w:object>
          </w:r>
        </w:del>
      </w:ins>
    </w:p>
    <w:p w14:paraId="72D1FD2F" w14:textId="53D8620B" w:rsidR="00F66217" w:rsidRPr="00DE3831" w:rsidDel="009A169A" w:rsidRDefault="00F66217" w:rsidP="009624D7">
      <w:pPr>
        <w:rPr>
          <w:del w:id="2338" w:author="Matty Kadosh" w:date="2015-08-01T16:20:00Z"/>
        </w:rPr>
      </w:pPr>
    </w:p>
    <w:p w14:paraId="7CEAE3A4" w14:textId="2F3626E0" w:rsidR="009157D1" w:rsidDel="009A169A" w:rsidRDefault="009157D1" w:rsidP="009624D7">
      <w:pPr>
        <w:pStyle w:val="Heading1"/>
        <w:rPr>
          <w:del w:id="2339" w:author="Matty Kadosh" w:date="2015-08-01T16:20:00Z"/>
        </w:rPr>
      </w:pPr>
      <w:del w:id="2340" w:author="Matty Kadosh" w:date="2015-08-01T16:20:00Z">
        <w:r w:rsidDel="009A169A">
          <w:delText xml:space="preserve">SAI model </w:delText>
        </w:r>
      </w:del>
    </w:p>
    <w:p w14:paraId="5A2BF640" w14:textId="4B819C39" w:rsidR="001E7FAC" w:rsidRPr="001E7FAC" w:rsidDel="009A169A" w:rsidRDefault="00A73BF7" w:rsidP="001E7FAC">
      <w:pPr>
        <w:rPr>
          <w:del w:id="2341" w:author="Matty Kadosh" w:date="2015-08-01T16:20:00Z"/>
        </w:rPr>
      </w:pPr>
      <w:del w:id="2342" w:author="Matty Kadosh" w:date="2015-08-01T16:20:00Z">
        <w:r w:rsidDel="009A169A">
          <w:delText>Since in most case switch port</w:delText>
        </w:r>
      </w:del>
      <w:ins w:id="2343" w:author="Guohan Lu" w:date="2015-05-19T09:51:00Z">
        <w:del w:id="2344" w:author="Matty Kadosh" w:date="2015-08-01T16:20:00Z">
          <w:r w:rsidR="00B3598D" w:rsidDel="009A169A">
            <w:delText>s</w:delText>
          </w:r>
        </w:del>
      </w:ins>
      <w:del w:id="2345" w:author="Matty Kadosh" w:date="2015-08-01T16:20:00Z">
        <w:r w:rsidDel="009A169A">
          <w:delText xml:space="preserve"> share the same buffer configuration</w:delText>
        </w:r>
        <w:r w:rsidR="00A42E6B" w:rsidDel="009A169A">
          <w:delText>,</w:delText>
        </w:r>
        <w:r w:rsidDel="009A169A">
          <w:delText xml:space="preserve"> SAI supports creating buffer profile</w:delText>
        </w:r>
      </w:del>
      <w:ins w:id="2346" w:author="Guohan Lu" w:date="2015-05-19T09:51:00Z">
        <w:del w:id="2347" w:author="Matty Kadosh" w:date="2015-08-01T16:20:00Z">
          <w:r w:rsidR="00B3598D" w:rsidDel="009A169A">
            <w:delText>s</w:delText>
          </w:r>
        </w:del>
      </w:ins>
      <w:del w:id="2348" w:author="Matty Kadosh" w:date="2015-08-01T16:20:00Z">
        <w:r w:rsidDel="009A169A">
          <w:delText xml:space="preserve"> and attaching those profile</w:delText>
        </w:r>
      </w:del>
      <w:ins w:id="2349" w:author="Guohan Lu" w:date="2015-05-19T09:52:00Z">
        <w:del w:id="2350" w:author="Matty Kadosh" w:date="2015-08-01T16:20:00Z">
          <w:r w:rsidR="00B3598D" w:rsidDel="009A169A">
            <w:delText>s</w:delText>
          </w:r>
        </w:del>
      </w:ins>
      <w:del w:id="2351" w:author="Matty Kadosh" w:date="2015-08-01T16:20:00Z">
        <w:r w:rsidDel="009A169A">
          <w:delText xml:space="preserve"> to a port ingress buffer</w:delText>
        </w:r>
      </w:del>
      <w:ins w:id="2352" w:author="Guohan Lu" w:date="2015-05-19T09:52:00Z">
        <w:del w:id="2353" w:author="Matty Kadosh" w:date="2015-08-01T16:20:00Z">
          <w:r w:rsidR="00B3598D" w:rsidDel="009A169A">
            <w:delText>PG</w:delText>
          </w:r>
        </w:del>
      </w:ins>
      <w:del w:id="2354" w:author="Matty Kadosh" w:date="2015-08-01T16:20:00Z">
        <w:r w:rsidDel="009A169A">
          <w:delText>, port TC</w:delText>
        </w:r>
      </w:del>
      <w:ins w:id="2355" w:author="Guohan Lu" w:date="2015-05-19T09:52:00Z">
        <w:del w:id="2356" w:author="Matty Kadosh" w:date="2015-08-01T16:20:00Z">
          <w:r w:rsidR="00B3598D" w:rsidDel="009A169A">
            <w:delText>egress queue</w:delText>
          </w:r>
        </w:del>
      </w:ins>
      <w:del w:id="2357" w:author="Matty Kadosh" w:date="2015-08-01T16:20:00Z">
        <w:r w:rsidR="00A42E6B" w:rsidDel="009A169A">
          <w:delText>.</w:delText>
        </w:r>
        <w:r w:rsidDel="009A169A">
          <w:delText xml:space="preserve"> </w:delText>
        </w:r>
        <w:r w:rsidR="006B533D" w:rsidDel="009A169A">
          <w:delText>When the attributes in a buffer profile change, all attached buffer</w:delText>
        </w:r>
        <w:r w:rsidR="00287CEF" w:rsidDel="009A169A">
          <w:delText>s</w:delText>
        </w:r>
        <w:r w:rsidR="006B533D" w:rsidDel="009A169A">
          <w:delText xml:space="preserve"> </w:delText>
        </w:r>
        <w:r w:rsidR="00287CEF" w:rsidDel="009A169A">
          <w:delText>get</w:delText>
        </w:r>
        <w:r w:rsidR="006B533D" w:rsidDel="009A169A">
          <w:delText xml:space="preserve"> affected.</w:delText>
        </w:r>
      </w:del>
    </w:p>
    <w:p w14:paraId="6392CFD6" w14:textId="78687296" w:rsidR="00D869A4" w:rsidDel="009A169A" w:rsidRDefault="00FC4E3E" w:rsidP="003A46A6">
      <w:pPr>
        <w:pStyle w:val="NoSpacing"/>
        <w:rPr>
          <w:del w:id="2358" w:author="Matty Kadosh" w:date="2015-08-01T16:20:00Z"/>
          <w:rFonts w:asciiTheme="minorHAnsi" w:hAnsiTheme="minorHAnsi" w:cstheme="minorHAnsi"/>
        </w:rPr>
      </w:pPr>
      <w:del w:id="2359" w:author="Matty Kadosh" w:date="2015-08-01T16:20:00Z">
        <w:r w:rsidDel="009A169A">
          <w:rPr>
            <w:rFonts w:cstheme="minorHAnsi"/>
          </w:rPr>
          <w:fldChar w:fldCharType="begin"/>
        </w:r>
        <w:r w:rsidDel="009A169A">
          <w:rPr>
            <w:rFonts w:cstheme="minorHAnsi"/>
          </w:rPr>
          <w:fldChar w:fldCharType="end"/>
        </w:r>
      </w:del>
      <w:del w:id="2360" w:author="Matty Kadosh" w:date="2015-05-20T12:55:00Z">
        <w:r w:rsidR="00A60E28" w:rsidDel="00FC4E3E">
          <w:rPr>
            <w:rFonts w:asciiTheme="minorHAnsi" w:hAnsiTheme="minorHAnsi" w:cstheme="minorHAnsi"/>
          </w:rPr>
          <w:object w:dxaOrig="15998" w:dyaOrig="10335" w14:anchorId="473D3297">
            <v:shape id="_x0000_i1035" type="#_x0000_t75" style="width:502.5pt;height:325.5pt" o:ole="">
              <v:imagedata r:id="rId55" o:title=""/>
            </v:shape>
            <o:OLEObject Type="Embed" ProgID="Visio.Drawing.11" ShapeID="_x0000_i1035" DrawAspect="Content" ObjectID="_1511800293" r:id="rId61"/>
          </w:object>
        </w:r>
      </w:del>
    </w:p>
    <w:p w14:paraId="123C35BD" w14:textId="5A00E55E" w:rsidR="00D869A4" w:rsidRPr="001053E1" w:rsidDel="009A169A" w:rsidRDefault="00D869A4" w:rsidP="003A46A6">
      <w:pPr>
        <w:pStyle w:val="NoSpacing"/>
        <w:rPr>
          <w:del w:id="2361" w:author="Matty Kadosh" w:date="2015-08-01T16:20:00Z"/>
          <w:rFonts w:asciiTheme="minorHAnsi" w:hAnsiTheme="minorHAnsi" w:cstheme="minorHAnsi"/>
        </w:rPr>
      </w:pPr>
    </w:p>
    <w:p w14:paraId="2AE643D7" w14:textId="24A73FA6" w:rsidR="008F08E1" w:rsidDel="009A169A" w:rsidRDefault="00354F69" w:rsidP="00464E4A">
      <w:pPr>
        <w:pStyle w:val="Heading1"/>
        <w:rPr>
          <w:del w:id="2362" w:author="Matty Kadosh" w:date="2015-08-01T16:20:00Z"/>
        </w:rPr>
      </w:pPr>
      <w:del w:id="2363" w:author="Matty Kadosh" w:date="2015-08-01T16:20:00Z">
        <w:r w:rsidDel="009A169A">
          <w:delText>Specification</w:delText>
        </w:r>
      </w:del>
    </w:p>
    <w:p w14:paraId="5EC56113" w14:textId="0E64A10F" w:rsidR="00B51BB7" w:rsidRPr="00B51BB7" w:rsidDel="009A169A" w:rsidRDefault="00B51BB7" w:rsidP="00B51BB7">
      <w:pPr>
        <w:rPr>
          <w:del w:id="2364" w:author="Matty Kadosh" w:date="2015-08-01T16:20:00Z"/>
        </w:rPr>
      </w:pPr>
    </w:p>
    <w:p w14:paraId="552A0B2A" w14:textId="4583625D" w:rsidR="00B51BB7" w:rsidDel="009A169A" w:rsidRDefault="00B51BB7" w:rsidP="00B51BB7">
      <w:pPr>
        <w:pStyle w:val="Heading2"/>
        <w:rPr>
          <w:del w:id="2365" w:author="Matty Kadosh" w:date="2015-08-01T16:20:00Z"/>
        </w:rPr>
      </w:pPr>
      <w:del w:id="2366" w:author="Matty Kadosh" w:date="2015-08-01T16:20:00Z">
        <w:r w:rsidDel="009A169A">
          <w:delText xml:space="preserve">New switch attributes  </w:delText>
        </w:r>
      </w:del>
    </w:p>
    <w:p w14:paraId="48FB2E5D" w14:textId="4E055159" w:rsidR="00E263B6" w:rsidRPr="00E263B6" w:rsidDel="009A169A" w:rsidRDefault="00E263B6" w:rsidP="00E263B6">
      <w:pPr>
        <w:rPr>
          <w:del w:id="2367" w:author="Matty Kadosh" w:date="2015-08-01T16:20:00Z"/>
        </w:rPr>
      </w:pPr>
    </w:p>
    <w:p w14:paraId="672E7309" w14:textId="76AD3BC3" w:rsidR="00B51BB7" w:rsidDel="009A169A" w:rsidRDefault="00B51BB7" w:rsidP="00B51BB7">
      <w:pPr>
        <w:pStyle w:val="code"/>
        <w:rPr>
          <w:del w:id="2368" w:author="Matty Kadosh" w:date="2015-08-01T16:20:00Z"/>
        </w:rPr>
      </w:pPr>
      <w:del w:id="2369" w:author="Matty Kadosh" w:date="2015-08-01T16:20:00Z">
        <w:r w:rsidRPr="001053E1" w:rsidDel="009A169A">
          <w:delText xml:space="preserve">/* </w:delText>
        </w:r>
        <w:r w:rsidDel="009A169A">
          <w:delText>READ-ONLY */</w:delText>
        </w:r>
      </w:del>
    </w:p>
    <w:p w14:paraId="7C000485" w14:textId="6EDAA711" w:rsidR="00B51BB7" w:rsidDel="009A169A" w:rsidRDefault="00B51BB7" w:rsidP="00B51BB7">
      <w:pPr>
        <w:pStyle w:val="code"/>
        <w:rPr>
          <w:del w:id="2370" w:author="Matty Kadosh" w:date="2015-08-01T16:20:00Z"/>
        </w:rPr>
      </w:pPr>
      <w:del w:id="2371" w:author="Matty Kadosh" w:date="2015-08-01T16:20:00Z">
        <w:r w:rsidDel="009A169A">
          <w:delText xml:space="preserve">/* switch total buffer size in KB */   </w:delText>
        </w:r>
      </w:del>
    </w:p>
    <w:p w14:paraId="27BA63DF" w14:textId="10CCFC7F" w:rsidR="00B51BB7" w:rsidDel="009A169A" w:rsidRDefault="00B51BB7" w:rsidP="00B51BB7">
      <w:pPr>
        <w:pStyle w:val="code"/>
        <w:rPr>
          <w:del w:id="2372" w:author="Matty Kadosh" w:date="2015-08-01T16:20:00Z"/>
        </w:rPr>
      </w:pPr>
      <w:del w:id="2373"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TOTAL_BUFFER_SIZE,</w:delText>
        </w:r>
      </w:del>
    </w:p>
    <w:p w14:paraId="349617BD" w14:textId="105632AD" w:rsidR="00B51BB7" w:rsidDel="009A169A" w:rsidRDefault="00B51BB7" w:rsidP="00B51BB7">
      <w:pPr>
        <w:pStyle w:val="code"/>
        <w:rPr>
          <w:del w:id="2374" w:author="Matty Kadosh" w:date="2015-08-01T16:20:00Z"/>
        </w:rPr>
      </w:pPr>
      <w:del w:id="2375" w:author="Matty Kadosh" w:date="2015-08-01T16:20:00Z">
        <w:r w:rsidDel="009A169A">
          <w:delText>/* switch number of</w:delText>
        </w:r>
        <w:r w:rsidR="007F5BFC" w:rsidDel="009A169A">
          <w:delText xml:space="preserve"> </w:delText>
        </w:r>
        <w:r w:rsidDel="009A169A">
          <w:delText xml:space="preserve">ingress buffer </w:delText>
        </w:r>
        <w:r w:rsidR="00E263B6" w:rsidDel="009A169A">
          <w:delText>pool</w:delText>
        </w:r>
        <w:r w:rsidDel="009A169A">
          <w:delText xml:space="preserve">  */   </w:delText>
        </w:r>
      </w:del>
    </w:p>
    <w:p w14:paraId="7D196A33" w14:textId="70DB9BDA" w:rsidR="00B51BB7" w:rsidDel="009A169A" w:rsidRDefault="00B51BB7" w:rsidP="00B51BB7">
      <w:pPr>
        <w:pStyle w:val="code"/>
        <w:rPr>
          <w:del w:id="2376" w:author="Matty Kadosh" w:date="2015-08-01T16:20:00Z"/>
        </w:rPr>
      </w:pPr>
      <w:del w:id="2377"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INGRESS_BUFFER_</w:delText>
        </w:r>
        <w:r w:rsidR="00E263B6" w:rsidDel="009A169A">
          <w:delText>POOL</w:delText>
        </w:r>
        <w:r w:rsidDel="009A169A">
          <w:delText>_NUM,</w:delText>
        </w:r>
      </w:del>
    </w:p>
    <w:p w14:paraId="530C1DBD" w14:textId="5C0E7C79" w:rsidR="00B51BB7" w:rsidDel="009A169A" w:rsidRDefault="00B51BB7" w:rsidP="00B51BB7">
      <w:pPr>
        <w:pStyle w:val="code"/>
        <w:rPr>
          <w:del w:id="2378" w:author="Matty Kadosh" w:date="2015-08-01T16:20:00Z"/>
        </w:rPr>
      </w:pPr>
      <w:del w:id="2379" w:author="Matty Kadosh" w:date="2015-08-01T16:20:00Z">
        <w:r w:rsidDel="009A169A">
          <w:delText xml:space="preserve">/* switch number of egress buffer </w:delText>
        </w:r>
        <w:r w:rsidR="00E263B6" w:rsidDel="009A169A">
          <w:delText>pool</w:delText>
        </w:r>
        <w:r w:rsidDel="009A169A">
          <w:delText xml:space="preserve"> */   </w:delText>
        </w:r>
      </w:del>
    </w:p>
    <w:p w14:paraId="12DDB534" w14:textId="65BBAB4B" w:rsidR="00B51BB7" w:rsidDel="009A169A" w:rsidRDefault="00B51BB7" w:rsidP="00B51BB7">
      <w:pPr>
        <w:pStyle w:val="code"/>
        <w:rPr>
          <w:del w:id="2380" w:author="Matty Kadosh" w:date="2015-08-01T16:20:00Z"/>
        </w:rPr>
      </w:pPr>
      <w:del w:id="2381"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EGRESS_BUFFER_</w:delText>
        </w:r>
        <w:r w:rsidR="00E263B6" w:rsidDel="009A169A">
          <w:delText>POOL</w:delText>
        </w:r>
        <w:r w:rsidDel="009A169A">
          <w:delText>_NUM,</w:delText>
        </w:r>
      </w:del>
    </w:p>
    <w:p w14:paraId="5E7D41B0" w14:textId="6BA74525" w:rsidR="00B51BB7" w:rsidDel="009A169A" w:rsidRDefault="00B51BB7" w:rsidP="00B51BB7">
      <w:pPr>
        <w:pStyle w:val="code"/>
        <w:rPr>
          <w:del w:id="2382" w:author="Matty Kadosh" w:date="2015-08-01T16:20:00Z"/>
        </w:rPr>
      </w:pPr>
    </w:p>
    <w:p w14:paraId="064DE6D1" w14:textId="0B1481AC" w:rsidR="00B51BB7" w:rsidDel="009A169A" w:rsidRDefault="00B51BB7" w:rsidP="00B51BB7">
      <w:pPr>
        <w:pStyle w:val="code"/>
        <w:rPr>
          <w:del w:id="2383" w:author="Matty Kadosh" w:date="2015-08-01T16:20:00Z"/>
        </w:rPr>
      </w:pPr>
    </w:p>
    <w:p w14:paraId="759C8649" w14:textId="2CBF663F" w:rsidR="00B51BB7" w:rsidDel="009A169A" w:rsidRDefault="00B51BB7" w:rsidP="00B51BB7">
      <w:pPr>
        <w:pStyle w:val="code"/>
        <w:rPr>
          <w:del w:id="2384" w:author="Matty Kadosh" w:date="2015-08-01T16:20:00Z"/>
        </w:rPr>
      </w:pPr>
    </w:p>
    <w:p w14:paraId="10D89EBA" w14:textId="45C252A8" w:rsidR="00B51BB7" w:rsidRPr="001053E1" w:rsidDel="009A169A" w:rsidRDefault="00B51BB7" w:rsidP="00B51BB7">
      <w:pPr>
        <w:pStyle w:val="code"/>
        <w:rPr>
          <w:del w:id="2385" w:author="Matty Kadosh" w:date="2015-08-01T16:20:00Z"/>
        </w:rPr>
      </w:pPr>
    </w:p>
    <w:p w14:paraId="614DF0F4" w14:textId="4AE9D3B8" w:rsidR="00E263B6" w:rsidRPr="00B51BB7" w:rsidDel="009A169A" w:rsidRDefault="00E263B6" w:rsidP="00E263B6">
      <w:pPr>
        <w:rPr>
          <w:del w:id="2386" w:author="Matty Kadosh" w:date="2015-08-01T16:20:00Z"/>
        </w:rPr>
      </w:pPr>
    </w:p>
    <w:p w14:paraId="0621A101" w14:textId="734D23E4" w:rsidR="00E263B6" w:rsidRPr="00464E4A" w:rsidDel="009A169A" w:rsidRDefault="00E263B6" w:rsidP="00E263B6">
      <w:pPr>
        <w:pStyle w:val="Heading2"/>
        <w:rPr>
          <w:del w:id="2387" w:author="Matty Kadosh" w:date="2015-08-01T16:20:00Z"/>
        </w:rPr>
      </w:pPr>
      <w:del w:id="2388" w:author="Matty Kadosh" w:date="2015-08-01T16:20:00Z">
        <w:r w:rsidDel="009A169A">
          <w:delText xml:space="preserve">New port attributes  </w:delText>
        </w:r>
      </w:del>
    </w:p>
    <w:p w14:paraId="532A471A" w14:textId="0FA46524" w:rsidR="00E263B6" w:rsidDel="009A169A" w:rsidRDefault="00E263B6" w:rsidP="00E263B6">
      <w:pPr>
        <w:pStyle w:val="code"/>
        <w:rPr>
          <w:del w:id="2389" w:author="Matty Kadosh" w:date="2015-08-01T16:20:00Z"/>
        </w:rPr>
      </w:pPr>
      <w:del w:id="2390" w:author="Matty Kadosh" w:date="2015-08-01T16:20:00Z">
        <w:r w:rsidRPr="001053E1" w:rsidDel="009A169A">
          <w:delText xml:space="preserve">/* </w:delText>
        </w:r>
        <w:r w:rsidDel="009A169A">
          <w:delText>READ-ONLY */</w:delText>
        </w:r>
      </w:del>
    </w:p>
    <w:p w14:paraId="17F6A2F0" w14:textId="68AB2BA6" w:rsidR="00E263B6" w:rsidDel="009A169A" w:rsidRDefault="00E263B6" w:rsidP="00E263B6">
      <w:pPr>
        <w:pStyle w:val="code"/>
        <w:rPr>
          <w:del w:id="2391" w:author="Matty Kadosh" w:date="2015-08-01T16:20:00Z"/>
        </w:rPr>
      </w:pPr>
      <w:del w:id="2392" w:author="Matty Kadosh" w:date="2015-08-01T16:20:00Z">
        <w:r w:rsidRPr="001053E1" w:rsidDel="009A169A">
          <w:delText>SAI_</w:delText>
        </w:r>
        <w:r w:rsidR="00770F90" w:rsidDel="009A169A">
          <w:delText>PORT</w:delText>
        </w:r>
        <w:r w:rsidRPr="001053E1" w:rsidDel="009A169A">
          <w:delText>_</w:delText>
        </w:r>
        <w:r w:rsidR="007F5BFC" w:rsidDel="009A169A">
          <w:delText>ATTR_</w:delText>
        </w:r>
        <w:r w:rsidR="00A60E28" w:rsidDel="009A169A">
          <w:delText>PG</w:delText>
        </w:r>
        <w:r w:rsidDel="009A169A">
          <w:delText>_NUM,</w:delText>
        </w:r>
      </w:del>
    </w:p>
    <w:p w14:paraId="6BD599A4" w14:textId="4BEDCA4C" w:rsidR="00E263B6" w:rsidDel="009A169A" w:rsidRDefault="00770F90" w:rsidP="00E263B6">
      <w:pPr>
        <w:pStyle w:val="code"/>
        <w:rPr>
          <w:del w:id="2393" w:author="Matty Kadosh" w:date="2015-08-01T16:20:00Z"/>
        </w:rPr>
      </w:pPr>
      <w:del w:id="2394" w:author="Matty Kadosh" w:date="2015-08-01T16:20:00Z">
        <w:r w:rsidDel="009A169A">
          <w:delText xml:space="preserve">/* list of igress buffer ID </w:delText>
        </w:r>
        <w:r w:rsidR="00E263B6" w:rsidDel="009A169A">
          <w:delText xml:space="preserve"> </w:delText>
        </w:r>
        <w:r w:rsidDel="009A169A">
          <w:delText>[sai_</w:delText>
        </w:r>
        <w:r w:rsidR="007F5BFC" w:rsidDel="009A169A">
          <w:delText>o</w:delText>
        </w:r>
        <w:r w:rsidDel="009A169A">
          <w:delText>bject_</w:delText>
        </w:r>
        <w:r w:rsidR="007F5BFC" w:rsidDel="009A169A">
          <w:delText>list</w:delText>
        </w:r>
        <w:r w:rsidDel="009A169A">
          <w:delText>_t]</w:delText>
        </w:r>
        <w:r w:rsidR="00E263B6" w:rsidDel="009A169A">
          <w:delText xml:space="preserve">*/   </w:delText>
        </w:r>
      </w:del>
    </w:p>
    <w:p w14:paraId="7C741B37" w14:textId="3716DB21" w:rsidR="00770F90" w:rsidDel="009A169A" w:rsidRDefault="00770F90" w:rsidP="00770F90">
      <w:pPr>
        <w:pStyle w:val="code"/>
        <w:rPr>
          <w:del w:id="2395" w:author="Matty Kadosh" w:date="2015-08-01T16:20:00Z"/>
        </w:rPr>
      </w:pPr>
      <w:del w:id="2396" w:author="Matty Kadosh" w:date="2015-08-01T16:20:00Z">
        <w:r w:rsidRPr="001053E1" w:rsidDel="009A169A">
          <w:delText>SAI_</w:delText>
        </w:r>
        <w:r w:rsidDel="009A169A">
          <w:delText>PORT</w:delText>
        </w:r>
        <w:r w:rsidRPr="001053E1" w:rsidDel="009A169A">
          <w:delText>_</w:delText>
        </w:r>
        <w:r w:rsidR="007F5BFC" w:rsidDel="009A169A">
          <w:delText>ATTR</w:delText>
        </w:r>
        <w:r w:rsidR="00A60E28" w:rsidDel="009A169A">
          <w:delText>_PG</w:delText>
        </w:r>
        <w:r w:rsidDel="009A169A">
          <w:delText>_ID_LIST,</w:delText>
        </w:r>
      </w:del>
    </w:p>
    <w:p w14:paraId="548A4CC7" w14:textId="16B67B22" w:rsidR="00B3598D" w:rsidDel="009A169A" w:rsidRDefault="00770F90" w:rsidP="00770F90">
      <w:pPr>
        <w:pStyle w:val="code"/>
        <w:rPr>
          <w:ins w:id="2397" w:author="Guohan Lu" w:date="2015-05-19T09:56:00Z"/>
          <w:del w:id="2398" w:author="Matty Kadosh" w:date="2015-08-01T16:20:00Z"/>
        </w:rPr>
      </w:pPr>
      <w:del w:id="2399" w:author="Matty Kadosh" w:date="2015-08-01T16:20:00Z">
        <w:r w:rsidDel="009A169A">
          <w:delText xml:space="preserve">/* bit vector enable/disable port PFC </w:delText>
        </w:r>
      </w:del>
      <w:ins w:id="2400" w:author="Guohan Lu" w:date="2015-05-19T09:54:00Z">
        <w:del w:id="2401" w:author="Matty Kadosh" w:date="2015-08-01T16:20:00Z">
          <w:r w:rsidR="00B3598D" w:rsidDel="009A169A">
            <w:delText>[sai_uint</w:delText>
          </w:r>
        </w:del>
      </w:ins>
      <w:ins w:id="2402" w:author="Guohan Lu" w:date="2015-05-19T09:57:00Z">
        <w:del w:id="2403" w:author="Matty Kadosh" w:date="2015-08-01T16:20:00Z">
          <w:r w:rsidR="00B3598D" w:rsidDel="009A169A">
            <w:delText>8</w:delText>
          </w:r>
        </w:del>
      </w:ins>
      <w:ins w:id="2404" w:author="Guohan Lu" w:date="2015-05-19T09:54:00Z">
        <w:del w:id="2405" w:author="Matty Kadosh" w:date="2015-08-01T16:20:00Z">
          <w:r w:rsidR="00B3598D" w:rsidDel="009A169A">
            <w:delText>_t]</w:delText>
          </w:r>
        </w:del>
      </w:ins>
      <w:ins w:id="2406" w:author="Guohan Lu" w:date="2015-05-19T09:56:00Z">
        <w:del w:id="2407" w:author="Matty Kadosh" w:date="2015-08-01T16:20:00Z">
          <w:r w:rsidR="00B3598D" w:rsidDel="009A169A">
            <w:delText>.</w:delText>
          </w:r>
        </w:del>
      </w:ins>
    </w:p>
    <w:p w14:paraId="0D4509E4" w14:textId="30CF109A" w:rsidR="00770F90" w:rsidDel="009A169A" w:rsidRDefault="00B3598D">
      <w:pPr>
        <w:pStyle w:val="code"/>
        <w:rPr>
          <w:del w:id="2408" w:author="Matty Kadosh" w:date="2015-08-01T16:20:00Z"/>
        </w:rPr>
      </w:pPr>
      <w:ins w:id="2409" w:author="Guohan Lu" w:date="2015-05-19T09:56:00Z">
        <w:del w:id="2410" w:author="Matty Kadosh" w:date="2015-08-01T16:20:00Z">
          <w:r w:rsidRPr="00B3598D" w:rsidDel="009A169A">
            <w:delText>*</w:delText>
          </w:r>
        </w:del>
      </w:ins>
      <w:ins w:id="2411" w:author="Guohan Lu" w:date="2015-05-19T09:57:00Z">
        <w:del w:id="2412" w:author="Matty Kadosh" w:date="2015-08-01T16:20:00Z">
          <w:r w:rsidDel="009A169A">
            <w:delText xml:space="preserve"> </w:delText>
          </w:r>
        </w:del>
      </w:ins>
      <w:ins w:id="2413" w:author="Guohan Lu" w:date="2015-05-19T09:56:00Z">
        <w:del w:id="2414" w:author="Matty Kadosh" w:date="2015-08-01T16:20:00Z">
          <w:r w:rsidDel="009A169A">
            <w:delText xml:space="preserve">Valid from bit 0 to bit </w:delText>
          </w:r>
        </w:del>
      </w:ins>
      <w:ins w:id="2415" w:author="Guohan Lu" w:date="2015-05-19T09:57:00Z">
        <w:del w:id="2416" w:author="Matty Kadosh" w:date="2015-08-01T16:20:00Z">
          <w:r w:rsidDel="009A169A">
            <w:delText xml:space="preserve">7 </w:delText>
          </w:r>
        </w:del>
      </w:ins>
      <w:del w:id="2417" w:author="Matty Kadosh" w:date="2015-08-01T16:20:00Z">
        <w:r w:rsidR="00770F90" w:rsidDel="009A169A">
          <w:delText xml:space="preserve">*/   </w:delText>
        </w:r>
      </w:del>
    </w:p>
    <w:p w14:paraId="2C991B83" w14:textId="4983853B" w:rsidR="00770F90" w:rsidDel="009A169A" w:rsidRDefault="00770F90" w:rsidP="00770F90">
      <w:pPr>
        <w:pStyle w:val="code"/>
        <w:rPr>
          <w:del w:id="2418" w:author="Matty Kadosh" w:date="2015-08-01T16:20:00Z"/>
        </w:rPr>
      </w:pPr>
      <w:del w:id="2419" w:author="Matty Kadosh" w:date="2015-08-01T16:20:00Z">
        <w:r w:rsidRPr="001053E1" w:rsidDel="009A169A">
          <w:delText>SAI_</w:delText>
        </w:r>
        <w:r w:rsidDel="009A169A">
          <w:delText>PORT</w:delText>
        </w:r>
        <w:r w:rsidRPr="001053E1" w:rsidDel="009A169A">
          <w:delText>_</w:delText>
        </w:r>
        <w:r w:rsidR="007F5BFC" w:rsidDel="009A169A">
          <w:delText>ATTR_</w:delText>
        </w:r>
        <w:r w:rsidDel="009A169A">
          <w:delText>PER_PRIORETY_FLOW_CONTROL,</w:delText>
        </w:r>
      </w:del>
    </w:p>
    <w:p w14:paraId="08C14676" w14:textId="559B17DA" w:rsidR="00E263B6" w:rsidDel="009A169A" w:rsidRDefault="00E263B6" w:rsidP="00E263B6">
      <w:pPr>
        <w:pStyle w:val="code"/>
        <w:rPr>
          <w:del w:id="2420" w:author="Matty Kadosh" w:date="2015-08-01T16:20:00Z"/>
        </w:rPr>
      </w:pPr>
    </w:p>
    <w:p w14:paraId="79B8D67C" w14:textId="39EEEF52" w:rsidR="00E263B6" w:rsidDel="009A169A" w:rsidRDefault="00E263B6" w:rsidP="00E263B6">
      <w:pPr>
        <w:pStyle w:val="code"/>
        <w:rPr>
          <w:del w:id="2421" w:author="Matty Kadosh" w:date="2015-08-01T16:20:00Z"/>
        </w:rPr>
      </w:pPr>
    </w:p>
    <w:p w14:paraId="43094709" w14:textId="1E5FF090" w:rsidR="00E263B6" w:rsidDel="009A169A" w:rsidRDefault="00E263B6" w:rsidP="00E263B6">
      <w:pPr>
        <w:pStyle w:val="code"/>
        <w:rPr>
          <w:del w:id="2422" w:author="Matty Kadosh" w:date="2015-08-01T16:20:00Z"/>
        </w:rPr>
      </w:pPr>
    </w:p>
    <w:p w14:paraId="55F70500" w14:textId="619C7AA2" w:rsidR="00770F90" w:rsidRPr="00B51BB7" w:rsidDel="009A169A" w:rsidRDefault="00770F90" w:rsidP="00770F90">
      <w:pPr>
        <w:rPr>
          <w:del w:id="2423" w:author="Matty Kadosh" w:date="2015-08-01T16:20:00Z"/>
        </w:rPr>
      </w:pPr>
    </w:p>
    <w:p w14:paraId="0087BDF3" w14:textId="17A92176" w:rsidR="00770F90" w:rsidDel="009A169A" w:rsidRDefault="00A60E28" w:rsidP="00770F90">
      <w:pPr>
        <w:pStyle w:val="Heading2"/>
        <w:numPr>
          <w:ilvl w:val="1"/>
          <w:numId w:val="17"/>
        </w:numPr>
        <w:rPr>
          <w:del w:id="2424" w:author="Matty Kadosh" w:date="2015-08-01T16:20:00Z"/>
        </w:rPr>
      </w:pPr>
      <w:del w:id="2425" w:author="Matty Kadosh" w:date="2015-08-01T16:20:00Z">
        <w:r w:rsidDel="009A169A">
          <w:delText xml:space="preserve">Ingress priority </w:delText>
        </w:r>
        <w:r w:rsidR="001A48E9" w:rsidDel="009A169A">
          <w:delText>group (</w:delText>
        </w:r>
        <w:r w:rsidDel="009A169A">
          <w:delText>PG)</w:delText>
        </w:r>
        <w:r w:rsidR="00770F90" w:rsidDel="009A169A">
          <w:delText xml:space="preserve"> configuration </w:delText>
        </w:r>
      </w:del>
    </w:p>
    <w:p w14:paraId="728ECACC" w14:textId="431460EC" w:rsidR="00770F90" w:rsidRPr="00770F90" w:rsidDel="009A169A" w:rsidRDefault="00770F90" w:rsidP="00770F90">
      <w:pPr>
        <w:rPr>
          <w:del w:id="2426" w:author="Matty Kadosh" w:date="2015-08-01T16:20:00Z"/>
        </w:rPr>
      </w:pPr>
    </w:p>
    <w:p w14:paraId="6B06E4CD" w14:textId="2336AA2A" w:rsidR="00770F90" w:rsidRPr="001053E1" w:rsidDel="009A169A" w:rsidRDefault="00770F90" w:rsidP="00770F90">
      <w:pPr>
        <w:pStyle w:val="code"/>
        <w:rPr>
          <w:del w:id="2427" w:author="Matty Kadosh" w:date="2015-08-01T16:20:00Z"/>
        </w:rPr>
      </w:pPr>
      <w:del w:id="2428" w:author="Matty Kadosh" w:date="2015-08-01T16:20:00Z">
        <w:r w:rsidRPr="001053E1" w:rsidDel="009A169A">
          <w:delText xml:space="preserve">/* </w:delText>
        </w:r>
        <w:r w:rsidDel="009A169A">
          <w:delText xml:space="preserve">buffer attribute </w:delText>
        </w:r>
        <w:r w:rsidRPr="001053E1" w:rsidDel="009A169A">
          <w:delText>*/</w:delText>
        </w:r>
      </w:del>
    </w:p>
    <w:p w14:paraId="0284790C" w14:textId="4602EBF4" w:rsidR="00770F90" w:rsidRPr="001053E1" w:rsidDel="009A169A" w:rsidRDefault="00770F90" w:rsidP="00770F90">
      <w:pPr>
        <w:pStyle w:val="code"/>
        <w:rPr>
          <w:del w:id="2429" w:author="Matty Kadosh" w:date="2015-08-01T16:20:00Z"/>
        </w:rPr>
      </w:pPr>
      <w:del w:id="2430" w:author="Matty Kadosh" w:date="2015-08-01T16:20:00Z">
        <w:r w:rsidDel="009A169A">
          <w:delText xml:space="preserve">typedef struct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 xml:space="preserve">_t </w:delText>
        </w:r>
      </w:del>
    </w:p>
    <w:p w14:paraId="2F247C7B" w14:textId="477E3B02" w:rsidR="00770F90" w:rsidDel="009A169A" w:rsidRDefault="00770F90" w:rsidP="00770F90">
      <w:pPr>
        <w:pStyle w:val="code"/>
        <w:rPr>
          <w:del w:id="2431" w:author="Matty Kadosh" w:date="2015-08-01T16:20:00Z"/>
        </w:rPr>
      </w:pPr>
      <w:del w:id="2432" w:author="Matty Kadosh" w:date="2015-08-01T16:20:00Z">
        <w:r w:rsidRPr="001053E1" w:rsidDel="009A169A">
          <w:delText>{</w:delText>
        </w:r>
      </w:del>
    </w:p>
    <w:p w14:paraId="25C83A3A" w14:textId="7ADF9310" w:rsidR="00770F90" w:rsidRPr="004232F9" w:rsidDel="009A169A" w:rsidRDefault="00770F90" w:rsidP="00770F90">
      <w:pPr>
        <w:pStyle w:val="code"/>
        <w:rPr>
          <w:del w:id="2433" w:author="Matty Kadosh" w:date="2015-08-01T16:20:00Z"/>
        </w:rPr>
      </w:pPr>
      <w:del w:id="2434" w:author="Matty Kadosh" w:date="2015-08-01T16:20:00Z">
        <w:r w:rsidDel="009A169A">
          <w:delText xml:space="preserve">    /* buffer p</w:delText>
        </w:r>
        <w:r w:rsidR="007F5BFC" w:rsidDel="009A169A">
          <w:delText>r</w:delText>
        </w:r>
        <w:r w:rsidDel="009A169A">
          <w:delText xml:space="preserve">ofile pointer </w:delText>
        </w:r>
        <w:r w:rsidDel="009A169A">
          <w:rPr>
            <w:szCs w:val="18"/>
          </w:rPr>
          <w:delText>[sai_object_id_t]</w:delText>
        </w:r>
      </w:del>
      <w:ins w:id="2435" w:author="Guohan Lu" w:date="2015-05-19T10:17:00Z">
        <w:del w:id="2436" w:author="Matty Kadosh" w:date="2015-08-01T16:20:00Z">
          <w:r w:rsidR="00250DF2" w:rsidDel="009A169A">
            <w:rPr>
              <w:szCs w:val="18"/>
            </w:rPr>
            <w:delText xml:space="preserve"> </w:delText>
          </w:r>
        </w:del>
      </w:ins>
      <w:del w:id="2437" w:author="Matty Kadosh" w:date="2015-08-01T16:20:00Z">
        <w:r w:rsidDel="009A169A">
          <w:delText>*/</w:delText>
        </w:r>
      </w:del>
    </w:p>
    <w:p w14:paraId="0D6E8EC0" w14:textId="453B4FB4" w:rsidR="00770F90" w:rsidDel="009A169A" w:rsidRDefault="00770F90" w:rsidP="00770F90">
      <w:pPr>
        <w:pStyle w:val="code"/>
        <w:rPr>
          <w:del w:id="2438" w:author="Matty Kadosh" w:date="2015-08-01T16:20:00Z"/>
        </w:rPr>
      </w:pPr>
      <w:del w:id="2439" w:author="Matty Kadosh" w:date="2015-08-01T16:20:00Z">
        <w:r w:rsidDel="009A169A">
          <w:delText xml:space="preserve">    SAI_</w:delText>
        </w:r>
        <w:r w:rsidR="009624D7" w:rsidDel="009A169A">
          <w:delText>INGRESS_PRIORITY_GROUP_ATTR_BUFFER</w:delText>
        </w:r>
        <w:r w:rsidDel="009A169A">
          <w:delText xml:space="preserve">_PROFILE, </w:delText>
        </w:r>
      </w:del>
    </w:p>
    <w:p w14:paraId="656720C2" w14:textId="0F6D7C58" w:rsidR="00770F90" w:rsidDel="009A169A" w:rsidRDefault="00770F90" w:rsidP="00770F90">
      <w:pPr>
        <w:pStyle w:val="code"/>
        <w:rPr>
          <w:del w:id="2440" w:author="Matty Kadosh" w:date="2015-08-01T16:20:00Z"/>
        </w:rPr>
      </w:pPr>
      <w:del w:id="2441" w:author="Matty Kadosh" w:date="2015-08-01T16:20:00Z">
        <w:r w:rsidDel="009A169A">
          <w:delText xml:space="preserve">    </w:delText>
        </w:r>
      </w:del>
    </w:p>
    <w:p w14:paraId="4060977B" w14:textId="7647E82C" w:rsidR="00770F90" w:rsidDel="009A169A" w:rsidRDefault="00770F90" w:rsidP="00770F90">
      <w:pPr>
        <w:pStyle w:val="code"/>
        <w:rPr>
          <w:del w:id="2442" w:author="Matty Kadosh" w:date="2015-08-01T16:20:00Z"/>
        </w:rPr>
      </w:pPr>
    </w:p>
    <w:p w14:paraId="54A01DD4" w14:textId="1330BD33" w:rsidR="00770F90" w:rsidDel="009A169A" w:rsidRDefault="00770F90" w:rsidP="00770F90">
      <w:pPr>
        <w:pStyle w:val="code"/>
        <w:rPr>
          <w:del w:id="2443" w:author="Matty Kadosh" w:date="2015-08-01T16:20:00Z"/>
        </w:rPr>
      </w:pPr>
      <w:del w:id="2444" w:author="Matty Kadosh" w:date="2015-08-01T16:20:00Z">
        <w:r w:rsidDel="009A169A">
          <w:delText xml:space="preserve">}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_t;</w:delText>
        </w:r>
      </w:del>
    </w:p>
    <w:p w14:paraId="1DA5272F" w14:textId="4FD718C1" w:rsidR="00770F90" w:rsidRPr="001053E1" w:rsidDel="009A169A" w:rsidRDefault="00770F90" w:rsidP="00770F90">
      <w:pPr>
        <w:pStyle w:val="code"/>
        <w:rPr>
          <w:del w:id="2445" w:author="Matty Kadosh" w:date="2015-08-01T16:20:00Z"/>
        </w:rPr>
      </w:pPr>
    </w:p>
    <w:p w14:paraId="63DCEF64" w14:textId="09DD8C0B" w:rsidR="00770F90" w:rsidRPr="007C0B8D" w:rsidDel="009A169A" w:rsidRDefault="00770F90" w:rsidP="00770F90">
      <w:pPr>
        <w:pStyle w:val="code"/>
        <w:rPr>
          <w:del w:id="2446" w:author="Matty Kadosh" w:date="2015-08-01T16:20:00Z"/>
        </w:rPr>
      </w:pPr>
      <w:del w:id="2447" w:author="Matty Kadosh" w:date="2015-08-01T16:20:00Z">
        <w:r w:rsidRPr="007C0B8D" w:rsidDel="009A169A">
          <w:delText>* Routine Description:</w:delText>
        </w:r>
      </w:del>
    </w:p>
    <w:p w14:paraId="2DD8CDCF" w14:textId="62D9E24E" w:rsidR="00770F90" w:rsidRPr="007C0B8D" w:rsidDel="009A169A" w:rsidRDefault="00770F90" w:rsidP="00770F90">
      <w:pPr>
        <w:pStyle w:val="code"/>
        <w:rPr>
          <w:del w:id="2448" w:author="Matty Kadosh" w:date="2015-08-01T16:20:00Z"/>
        </w:rPr>
      </w:pPr>
      <w:del w:id="2449" w:author="Matty Kadosh" w:date="2015-08-01T16:20:00Z">
        <w:r w:rsidRPr="007C0B8D" w:rsidDel="009A169A">
          <w:delText xml:space="preserve">* set </w:delText>
        </w:r>
        <w:r w:rsidDel="009A169A">
          <w:delText xml:space="preserve">ingress </w:delText>
        </w:r>
        <w:r w:rsidR="001A48E9" w:rsidDel="009A169A">
          <w:delText>priority group</w:delText>
        </w:r>
        <w:r w:rsidDel="009A169A">
          <w:delText xml:space="preserve"> </w:delText>
        </w:r>
        <w:r w:rsidRPr="007C0B8D" w:rsidDel="009A169A">
          <w:delText>attributes.</w:delText>
        </w:r>
      </w:del>
    </w:p>
    <w:p w14:paraId="715C490D" w14:textId="5BCBB21C" w:rsidR="00770F90" w:rsidRPr="007C0B8D" w:rsidDel="009A169A" w:rsidRDefault="00770F90" w:rsidP="00770F90">
      <w:pPr>
        <w:pStyle w:val="code"/>
        <w:rPr>
          <w:del w:id="2450" w:author="Matty Kadosh" w:date="2015-08-01T16:20:00Z"/>
        </w:rPr>
      </w:pPr>
      <w:del w:id="2451" w:author="Matty Kadosh" w:date="2015-08-01T16:20:00Z">
        <w:r w:rsidRPr="007C0B8D" w:rsidDel="009A169A">
          <w:delText>* Arguments:</w:delText>
        </w:r>
      </w:del>
    </w:p>
    <w:p w14:paraId="7C6B632B" w14:textId="03569B44" w:rsidR="00770F90" w:rsidRPr="007C0B8D" w:rsidDel="009A169A" w:rsidRDefault="00770F90" w:rsidP="00770F90">
      <w:pPr>
        <w:pStyle w:val="code"/>
        <w:rPr>
          <w:del w:id="2452" w:author="Matty Kadosh" w:date="2015-08-01T16:20:00Z"/>
        </w:rPr>
      </w:pPr>
      <w:del w:id="2453" w:author="Matty Kadosh" w:date="2015-08-01T16:20:00Z">
        <w:r w:rsidDel="009A169A">
          <w:delText>* [in] ingress_</w:delText>
        </w:r>
        <w:r w:rsidR="001A48E9" w:rsidDel="009A169A">
          <w:delText>pg</w:delText>
        </w:r>
        <w:r w:rsidDel="009A169A">
          <w:delText xml:space="preserve">_id – </w:delText>
        </w:r>
        <w:r w:rsidR="001A48E9" w:rsidDel="009A169A">
          <w:delText xml:space="preserve">ingress priority group </w:delText>
        </w:r>
        <w:r w:rsidRPr="007C0B8D" w:rsidDel="009A169A">
          <w:delText xml:space="preserve">id </w:delText>
        </w:r>
      </w:del>
    </w:p>
    <w:p w14:paraId="3EC854BE" w14:textId="351BA9DE" w:rsidR="00770F90" w:rsidDel="009A169A" w:rsidRDefault="00770F90" w:rsidP="00770F90">
      <w:pPr>
        <w:pStyle w:val="code"/>
        <w:rPr>
          <w:del w:id="2454" w:author="Matty Kadosh" w:date="2015-08-01T16:20:00Z"/>
        </w:rPr>
      </w:pPr>
      <w:del w:id="2455"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667DB0F" w14:textId="38862677" w:rsidR="00770F90" w:rsidRPr="007C0B8D" w:rsidDel="009A169A" w:rsidRDefault="00770F90" w:rsidP="00770F90">
      <w:pPr>
        <w:pStyle w:val="code"/>
        <w:rPr>
          <w:del w:id="2456" w:author="Matty Kadosh" w:date="2015-08-01T16:20:00Z"/>
        </w:rPr>
      </w:pPr>
      <w:del w:id="2457"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94BA6B6" w14:textId="0D7E6A1E" w:rsidR="00770F90" w:rsidRPr="007C0B8D" w:rsidDel="009A169A" w:rsidRDefault="00770F90" w:rsidP="00770F90">
      <w:pPr>
        <w:pStyle w:val="code"/>
        <w:rPr>
          <w:del w:id="2458" w:author="Matty Kadosh" w:date="2015-08-01T16:20:00Z"/>
        </w:rPr>
      </w:pPr>
      <w:del w:id="2459" w:author="Matty Kadosh" w:date="2015-08-01T16:20:00Z">
        <w:r w:rsidRPr="007C0B8D" w:rsidDel="009A169A">
          <w:delText>*</w:delText>
        </w:r>
      </w:del>
    </w:p>
    <w:p w14:paraId="66479345" w14:textId="45B9ADEE" w:rsidR="00770F90" w:rsidRPr="007C0B8D" w:rsidDel="009A169A" w:rsidRDefault="00770F90" w:rsidP="00770F90">
      <w:pPr>
        <w:pStyle w:val="code"/>
        <w:rPr>
          <w:del w:id="2460" w:author="Matty Kadosh" w:date="2015-08-01T16:20:00Z"/>
        </w:rPr>
      </w:pPr>
      <w:del w:id="2461" w:author="Matty Kadosh" w:date="2015-08-01T16:20:00Z">
        <w:r w:rsidRPr="007C0B8D" w:rsidDel="009A169A">
          <w:delText>* Return Values:</w:delText>
        </w:r>
      </w:del>
    </w:p>
    <w:p w14:paraId="62E9A158" w14:textId="7F5263AA" w:rsidR="00770F90" w:rsidRPr="007C0B8D" w:rsidDel="009A169A" w:rsidRDefault="00770F90" w:rsidP="00770F90">
      <w:pPr>
        <w:pStyle w:val="code"/>
        <w:rPr>
          <w:del w:id="2462" w:author="Matty Kadosh" w:date="2015-08-01T16:20:00Z"/>
        </w:rPr>
      </w:pPr>
      <w:del w:id="2463" w:author="Matty Kadosh" w:date="2015-08-01T16:20:00Z">
        <w:r w:rsidRPr="007C0B8D" w:rsidDel="009A169A">
          <w:delText>* SAI_STATUS_SUCCESS on success</w:delText>
        </w:r>
      </w:del>
    </w:p>
    <w:p w14:paraId="37DFA0A9" w14:textId="5735D01C" w:rsidR="00770F90" w:rsidRPr="007C0B8D" w:rsidDel="009A169A" w:rsidRDefault="00770F90" w:rsidP="00770F90">
      <w:pPr>
        <w:pStyle w:val="code"/>
        <w:rPr>
          <w:del w:id="2464" w:author="Matty Kadosh" w:date="2015-08-01T16:20:00Z"/>
        </w:rPr>
      </w:pPr>
      <w:del w:id="2465" w:author="Matty Kadosh" w:date="2015-08-01T16:20:00Z">
        <w:r w:rsidRPr="007C0B8D" w:rsidDel="009A169A">
          <w:delText>* Failure status code on error</w:delText>
        </w:r>
      </w:del>
    </w:p>
    <w:p w14:paraId="19233842" w14:textId="467DB736" w:rsidR="00770F90" w:rsidRPr="007C0B8D" w:rsidDel="009A169A" w:rsidRDefault="00770F90" w:rsidP="00770F90">
      <w:pPr>
        <w:pStyle w:val="code"/>
        <w:rPr>
          <w:del w:id="2466" w:author="Matty Kadosh" w:date="2015-08-01T16:20:00Z"/>
        </w:rPr>
      </w:pPr>
      <w:del w:id="2467" w:author="Matty Kadosh" w:date="2015-08-01T16:20:00Z">
        <w:r w:rsidRPr="007C0B8D" w:rsidDel="009A169A">
          <w:delText>*/</w:delText>
        </w:r>
      </w:del>
    </w:p>
    <w:p w14:paraId="7731ECAD" w14:textId="14D52C9C" w:rsidR="00770F90" w:rsidDel="009A169A" w:rsidRDefault="00770F90" w:rsidP="00770F90">
      <w:pPr>
        <w:pStyle w:val="code"/>
        <w:rPr>
          <w:del w:id="2468" w:author="Matty Kadosh" w:date="2015-08-01T16:20:00Z"/>
        </w:rPr>
      </w:pPr>
      <w:del w:id="2469" w:author="Matty Kadosh" w:date="2015-08-01T16:20:00Z">
        <w:r w:rsidRPr="007C0B8D" w:rsidDel="009A169A">
          <w:delText>typede</w:delText>
        </w:r>
        <w:r w:rsidDel="009A169A">
          <w:delText>f sai_status_t (*sai_set_ingress_</w:delText>
        </w:r>
        <w:r w:rsidR="004E3E3F" w:rsidDel="009A169A">
          <w:delText>priority_group</w:delText>
        </w:r>
        <w:r w:rsidDel="009A169A">
          <w:delText>_</w:delText>
        </w:r>
        <w:r w:rsidRPr="007C0B8D" w:rsidDel="009A169A">
          <w:delText>attr_fn)(</w:delText>
        </w:r>
      </w:del>
    </w:p>
    <w:p w14:paraId="5151AB99" w14:textId="6AE68FBA" w:rsidR="00770F90" w:rsidDel="009A169A" w:rsidRDefault="00770F90" w:rsidP="00770F90">
      <w:pPr>
        <w:pStyle w:val="code"/>
        <w:rPr>
          <w:del w:id="2470" w:author="Matty Kadosh" w:date="2015-08-01T16:20:00Z"/>
        </w:rPr>
      </w:pPr>
      <w:del w:id="2471" w:author="Matty Kadosh" w:date="2015-08-01T16:20:00Z">
        <w:r w:rsidDel="009A169A">
          <w:delText xml:space="preserve">      </w:delText>
        </w:r>
        <w:r w:rsidDel="009A169A">
          <w:tab/>
        </w:r>
        <w:r w:rsidDel="009A169A">
          <w:tab/>
        </w:r>
        <w:r w:rsidDel="009A169A">
          <w:tab/>
          <w:delText xml:space="preserve"> _</w:delText>
        </w:r>
      </w:del>
      <w:ins w:id="2472" w:author="Guohan Lu" w:date="2015-05-18T10:55:00Z">
        <w:del w:id="2473" w:author="Matty Kadosh" w:date="2015-08-01T16:20:00Z">
          <w:r w:rsidR="00156250" w:rsidDel="009A169A">
            <w:delText>I</w:delText>
          </w:r>
        </w:del>
      </w:ins>
      <w:del w:id="2474" w:author="Matty Kadosh" w:date="2015-08-01T16:20:00Z">
        <w:r w:rsidDel="009A169A">
          <w:delText>in_ sai_object_id_t</w:delText>
        </w:r>
        <w:r w:rsidRPr="00EE6E17" w:rsidDel="009A169A">
          <w:delText xml:space="preserve"> </w:delText>
        </w:r>
        <w:r w:rsidR="001A48E9" w:rsidDel="009A169A">
          <w:delText xml:space="preserve"> ingress_pg_id</w:delText>
        </w:r>
        <w:r w:rsidDel="009A169A">
          <w:delText>,</w:delText>
        </w:r>
      </w:del>
    </w:p>
    <w:p w14:paraId="4530E513" w14:textId="5341DA03" w:rsidR="00770F90" w:rsidDel="009A169A" w:rsidRDefault="00770F90" w:rsidP="00770F90">
      <w:pPr>
        <w:pStyle w:val="code"/>
        <w:rPr>
          <w:del w:id="2475" w:author="Matty Kadosh" w:date="2015-08-01T16:20:00Z"/>
        </w:rPr>
      </w:pPr>
      <w:del w:id="2476" w:author="Matty Kadosh" w:date="2015-08-01T16:20:00Z">
        <w:r w:rsidDel="009A169A">
          <w:delText xml:space="preserve">    </w:delText>
        </w:r>
        <w:r w:rsidDel="009A169A">
          <w:tab/>
        </w:r>
        <w:r w:rsidDel="009A169A">
          <w:tab/>
          <w:delText xml:space="preserve"> </w:delText>
        </w:r>
        <w:r w:rsidDel="009A169A">
          <w:tab/>
          <w:delText xml:space="preserve"> _In_ </w:delText>
        </w:r>
      </w:del>
      <w:ins w:id="2477" w:author="Guohan Lu" w:date="2015-05-18T10:55:00Z">
        <w:del w:id="2478" w:author="Matty Kadosh" w:date="2015-08-01T16:20:00Z">
          <w:r w:rsidR="008250A7" w:rsidDel="009A169A">
            <w:delText xml:space="preserve">const </w:delText>
          </w:r>
        </w:del>
      </w:ins>
      <w:del w:id="2479" w:author="Matty Kadosh" w:date="2015-08-01T16:20:00Z">
        <w:r w:rsidDel="009A169A">
          <w:delText>sai_attr_t * attr);</w:delText>
        </w:r>
      </w:del>
    </w:p>
    <w:p w14:paraId="7FD0D13B" w14:textId="20558779" w:rsidR="00770F90" w:rsidDel="009A169A" w:rsidRDefault="00770F90" w:rsidP="00770F90">
      <w:pPr>
        <w:pStyle w:val="code"/>
        <w:rPr>
          <w:del w:id="2480" w:author="Matty Kadosh" w:date="2015-08-01T16:20:00Z"/>
        </w:rPr>
      </w:pPr>
      <w:del w:id="2481" w:author="Matty Kadosh" w:date="2015-08-01T16:20:00Z">
        <w:r w:rsidDel="009A169A">
          <w:delText>);</w:delText>
        </w:r>
      </w:del>
    </w:p>
    <w:p w14:paraId="08F7C1A4" w14:textId="0C3AF365" w:rsidR="00770F90" w:rsidDel="009A169A" w:rsidRDefault="00770F90" w:rsidP="00770F90">
      <w:pPr>
        <w:pStyle w:val="code"/>
        <w:rPr>
          <w:del w:id="2482" w:author="Matty Kadosh" w:date="2015-08-01T16:20:00Z"/>
        </w:rPr>
      </w:pPr>
    </w:p>
    <w:p w14:paraId="23CC7823" w14:textId="4C981347" w:rsidR="00770F90" w:rsidRPr="007C0B8D" w:rsidDel="009A169A" w:rsidRDefault="00770F90" w:rsidP="00770F90">
      <w:pPr>
        <w:pStyle w:val="code"/>
        <w:rPr>
          <w:del w:id="2483" w:author="Matty Kadosh" w:date="2015-08-01T16:20:00Z"/>
        </w:rPr>
      </w:pPr>
      <w:del w:id="2484" w:author="Matty Kadosh" w:date="2015-08-01T16:20:00Z">
        <w:r w:rsidRPr="007C0B8D" w:rsidDel="009A169A">
          <w:delText>/*</w:delText>
        </w:r>
      </w:del>
    </w:p>
    <w:p w14:paraId="76299C18" w14:textId="01285D5E" w:rsidR="00770F90" w:rsidRPr="007C0B8D" w:rsidDel="009A169A" w:rsidRDefault="00770F90" w:rsidP="00770F90">
      <w:pPr>
        <w:pStyle w:val="code"/>
        <w:rPr>
          <w:del w:id="2485" w:author="Matty Kadosh" w:date="2015-08-01T16:20:00Z"/>
        </w:rPr>
      </w:pPr>
      <w:del w:id="2486" w:author="Matty Kadosh" w:date="2015-08-01T16:20:00Z">
        <w:r w:rsidRPr="007C0B8D" w:rsidDel="009A169A">
          <w:delText>* Routine Description:</w:delText>
        </w:r>
      </w:del>
    </w:p>
    <w:p w14:paraId="35564C91" w14:textId="66D31852" w:rsidR="00770F90" w:rsidRPr="007C0B8D" w:rsidDel="009A169A" w:rsidRDefault="00770F90" w:rsidP="00770F90">
      <w:pPr>
        <w:pStyle w:val="code"/>
        <w:rPr>
          <w:del w:id="2487" w:author="Matty Kadosh" w:date="2015-08-01T16:20:00Z"/>
        </w:rPr>
      </w:pPr>
      <w:del w:id="2488" w:author="Matty Kadosh" w:date="2015-08-01T16:20:00Z">
        <w:r w:rsidDel="009A169A">
          <w:delText>* get</w:delText>
        </w:r>
        <w:r w:rsidRPr="007C0B8D" w:rsidDel="009A169A">
          <w:delText xml:space="preserve"> </w:delText>
        </w:r>
        <w:r w:rsidR="001A48E9" w:rsidDel="009A169A">
          <w:delText xml:space="preserve">ingress priority group </w:delText>
        </w:r>
        <w:r w:rsidRPr="007C0B8D" w:rsidDel="009A169A">
          <w:delText>attributes.</w:delText>
        </w:r>
      </w:del>
    </w:p>
    <w:p w14:paraId="4AC4164A" w14:textId="4B5902AA" w:rsidR="00770F90" w:rsidRPr="007C0B8D" w:rsidDel="009A169A" w:rsidRDefault="00770F90" w:rsidP="00770F90">
      <w:pPr>
        <w:pStyle w:val="code"/>
        <w:rPr>
          <w:del w:id="2489" w:author="Matty Kadosh" w:date="2015-08-01T16:20:00Z"/>
        </w:rPr>
      </w:pPr>
      <w:del w:id="2490" w:author="Matty Kadosh" w:date="2015-08-01T16:20:00Z">
        <w:r w:rsidRPr="007C0B8D" w:rsidDel="009A169A">
          <w:delText>* Arguments:</w:delText>
        </w:r>
      </w:del>
    </w:p>
    <w:p w14:paraId="5F97F6E3" w14:textId="6075AF50" w:rsidR="00770F90" w:rsidRPr="007C0B8D" w:rsidDel="009A169A" w:rsidRDefault="00770F90">
      <w:pPr>
        <w:pStyle w:val="code"/>
        <w:rPr>
          <w:del w:id="2491" w:author="Matty Kadosh" w:date="2015-08-01T16:20:00Z"/>
        </w:rPr>
      </w:pPr>
      <w:del w:id="2492" w:author="Matty Kadosh" w:date="2015-08-01T16:20:00Z">
        <w:r w:rsidDel="009A169A">
          <w:delText xml:space="preserve">* [in] </w:delText>
        </w:r>
        <w:r w:rsidR="001A48E9" w:rsidDel="009A169A">
          <w:delText xml:space="preserve">ingress_pg_id – ingress priority group </w:delText>
        </w:r>
        <w:r w:rsidR="001A48E9" w:rsidRPr="007C0B8D" w:rsidDel="009A169A">
          <w:delText xml:space="preserve">id </w:delText>
        </w:r>
      </w:del>
    </w:p>
    <w:p w14:paraId="63E752C8" w14:textId="1B6C2EF0" w:rsidR="00770F90" w:rsidDel="009A169A" w:rsidRDefault="00770F90" w:rsidP="00770F90">
      <w:pPr>
        <w:pStyle w:val="code"/>
        <w:rPr>
          <w:del w:id="2493" w:author="Matty Kadosh" w:date="2015-08-01T16:20:00Z"/>
        </w:rPr>
      </w:pPr>
      <w:del w:id="2494"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5FA736" w14:textId="33120277" w:rsidR="00770F90" w:rsidRPr="007C0B8D" w:rsidDel="009A169A" w:rsidRDefault="00770F90" w:rsidP="00770F90">
      <w:pPr>
        <w:pStyle w:val="code"/>
        <w:rPr>
          <w:del w:id="2495" w:author="Matty Kadosh" w:date="2015-08-01T16:20:00Z"/>
        </w:rPr>
      </w:pPr>
      <w:del w:id="2496"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3C9E9351" w14:textId="54F550A4" w:rsidR="00770F90" w:rsidRPr="007C0B8D" w:rsidDel="009A169A" w:rsidRDefault="00770F90" w:rsidP="00770F90">
      <w:pPr>
        <w:pStyle w:val="code"/>
        <w:rPr>
          <w:del w:id="2497" w:author="Matty Kadosh" w:date="2015-08-01T16:20:00Z"/>
        </w:rPr>
      </w:pPr>
      <w:del w:id="2498" w:author="Matty Kadosh" w:date="2015-08-01T16:20:00Z">
        <w:r w:rsidRPr="007C0B8D" w:rsidDel="009A169A">
          <w:delText>*</w:delText>
        </w:r>
      </w:del>
    </w:p>
    <w:p w14:paraId="2A8655F5" w14:textId="6223935F" w:rsidR="00770F90" w:rsidRPr="007C0B8D" w:rsidDel="009A169A" w:rsidRDefault="00770F90" w:rsidP="00770F90">
      <w:pPr>
        <w:pStyle w:val="code"/>
        <w:rPr>
          <w:del w:id="2499" w:author="Matty Kadosh" w:date="2015-08-01T16:20:00Z"/>
        </w:rPr>
      </w:pPr>
      <w:del w:id="2500" w:author="Matty Kadosh" w:date="2015-08-01T16:20:00Z">
        <w:r w:rsidRPr="007C0B8D" w:rsidDel="009A169A">
          <w:delText>* Return Values:</w:delText>
        </w:r>
      </w:del>
    </w:p>
    <w:p w14:paraId="7E9C4F13" w14:textId="09D97DA7" w:rsidR="00770F90" w:rsidRPr="007C0B8D" w:rsidDel="009A169A" w:rsidRDefault="00770F90" w:rsidP="00770F90">
      <w:pPr>
        <w:pStyle w:val="code"/>
        <w:rPr>
          <w:del w:id="2501" w:author="Matty Kadosh" w:date="2015-08-01T16:20:00Z"/>
        </w:rPr>
      </w:pPr>
      <w:del w:id="2502" w:author="Matty Kadosh" w:date="2015-08-01T16:20:00Z">
        <w:r w:rsidRPr="007C0B8D" w:rsidDel="009A169A">
          <w:delText>* SAI_STATUS_SUCCESS on success</w:delText>
        </w:r>
      </w:del>
    </w:p>
    <w:p w14:paraId="4D927926" w14:textId="77B636D9" w:rsidR="00770F90" w:rsidRPr="007C0B8D" w:rsidDel="009A169A" w:rsidRDefault="00770F90" w:rsidP="00770F90">
      <w:pPr>
        <w:pStyle w:val="code"/>
        <w:rPr>
          <w:del w:id="2503" w:author="Matty Kadosh" w:date="2015-08-01T16:20:00Z"/>
        </w:rPr>
      </w:pPr>
      <w:del w:id="2504" w:author="Matty Kadosh" w:date="2015-08-01T16:20:00Z">
        <w:r w:rsidRPr="007C0B8D" w:rsidDel="009A169A">
          <w:delText>* Failure status code on error</w:delText>
        </w:r>
      </w:del>
    </w:p>
    <w:p w14:paraId="073E7A5B" w14:textId="2463121A" w:rsidR="00770F90" w:rsidRPr="007C0B8D" w:rsidDel="009A169A" w:rsidRDefault="00770F90" w:rsidP="00770F90">
      <w:pPr>
        <w:pStyle w:val="code"/>
        <w:rPr>
          <w:del w:id="2505" w:author="Matty Kadosh" w:date="2015-08-01T16:20:00Z"/>
        </w:rPr>
      </w:pPr>
      <w:del w:id="2506" w:author="Matty Kadosh" w:date="2015-08-01T16:20:00Z">
        <w:r w:rsidRPr="007C0B8D" w:rsidDel="009A169A">
          <w:delText>*/</w:delText>
        </w:r>
      </w:del>
    </w:p>
    <w:p w14:paraId="02E8967B" w14:textId="042133B4" w:rsidR="00770F90" w:rsidDel="009A169A" w:rsidRDefault="00770F90">
      <w:pPr>
        <w:pStyle w:val="code"/>
        <w:rPr>
          <w:del w:id="2507" w:author="Matty Kadosh" w:date="2015-08-01T16:20:00Z"/>
        </w:rPr>
      </w:pPr>
      <w:del w:id="2508" w:author="Matty Kadosh" w:date="2015-08-01T16:20:00Z">
        <w:r w:rsidDel="009A169A">
          <w:delText>typedef sai_status_t (*sai_g</w:delText>
        </w:r>
        <w:r w:rsidRPr="007C0B8D" w:rsidDel="009A169A">
          <w:delText>et_</w:delText>
        </w:r>
        <w:r w:rsidR="001A48E9" w:rsidDel="009A169A">
          <w:delText xml:space="preserve">ingress_priority_group </w:delText>
        </w:r>
        <w:r w:rsidR="00A50640" w:rsidDel="009A169A">
          <w:delText>_attr</w:delText>
        </w:r>
        <w:r w:rsidRPr="007C0B8D" w:rsidDel="009A169A">
          <w:delText>_fn)(</w:delText>
        </w:r>
      </w:del>
    </w:p>
    <w:p w14:paraId="2FE1A09C" w14:textId="24CC9884" w:rsidR="00770F90" w:rsidDel="009A169A" w:rsidRDefault="00770F90" w:rsidP="00770F90">
      <w:pPr>
        <w:pStyle w:val="code"/>
        <w:rPr>
          <w:del w:id="2509" w:author="Matty Kadosh" w:date="2015-08-01T16:20:00Z"/>
        </w:rPr>
      </w:pPr>
      <w:del w:id="2510" w:author="Matty Kadosh" w:date="2015-08-01T16:20:00Z">
        <w:r w:rsidDel="009A169A">
          <w:delText xml:space="preserve">      </w:delText>
        </w:r>
        <w:r w:rsidDel="009A169A">
          <w:tab/>
        </w:r>
        <w:r w:rsidDel="009A169A">
          <w:tab/>
        </w:r>
        <w:r w:rsidDel="009A169A">
          <w:tab/>
          <w:delText xml:space="preserve"> _</w:delText>
        </w:r>
      </w:del>
      <w:ins w:id="2511" w:author="Guohan Lu" w:date="2015-05-18T10:55:00Z">
        <w:del w:id="2512" w:author="Matty Kadosh" w:date="2015-08-01T16:20:00Z">
          <w:r w:rsidR="00156250" w:rsidDel="009A169A">
            <w:delText>I</w:delText>
          </w:r>
        </w:del>
      </w:ins>
      <w:del w:id="2513" w:author="Matty Kadosh" w:date="2015-08-01T16:20:00Z">
        <w:r w:rsidDel="009A169A">
          <w:delText>in_ sai_object_id_t*</w:delText>
        </w:r>
        <w:r w:rsidRPr="00EE6E17" w:rsidDel="009A169A">
          <w:delText xml:space="preserve"> </w:delText>
        </w:r>
        <w:r w:rsidDel="009A169A">
          <w:delText>ingress_</w:delText>
        </w:r>
        <w:r w:rsidR="001A48E9" w:rsidDel="009A169A">
          <w:delText>pg</w:delText>
        </w:r>
        <w:r w:rsidDel="009A169A">
          <w:delText>_id,</w:delText>
        </w:r>
      </w:del>
    </w:p>
    <w:p w14:paraId="7DDB55CA" w14:textId="5803D42C" w:rsidR="00770F90" w:rsidDel="009A169A" w:rsidRDefault="00770F90" w:rsidP="00770F90">
      <w:pPr>
        <w:pStyle w:val="code"/>
        <w:rPr>
          <w:del w:id="2514" w:author="Matty Kadosh" w:date="2015-08-01T16:20:00Z"/>
        </w:rPr>
      </w:pPr>
      <w:del w:id="2515" w:author="Matty Kadosh" w:date="2015-08-01T16:20:00Z">
        <w:r w:rsidDel="009A169A">
          <w:delText xml:space="preserve">    </w:delText>
        </w:r>
        <w:r w:rsidDel="009A169A">
          <w:tab/>
        </w:r>
        <w:r w:rsidDel="009A169A">
          <w:tab/>
        </w:r>
        <w:r w:rsidDel="009A169A">
          <w:tab/>
          <w:delText xml:space="preserve"> _In_ int attr_count,</w:delText>
        </w:r>
      </w:del>
    </w:p>
    <w:p w14:paraId="62772469" w14:textId="25EF7C1F" w:rsidR="00770F90" w:rsidDel="009A169A" w:rsidRDefault="00770F90" w:rsidP="00770F90">
      <w:pPr>
        <w:pStyle w:val="code"/>
        <w:rPr>
          <w:del w:id="2516" w:author="Matty Kadosh" w:date="2015-08-01T16:20:00Z"/>
        </w:rPr>
      </w:pPr>
      <w:del w:id="2517"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FBCBE11" w14:textId="6F796675" w:rsidR="00770F90" w:rsidDel="009A169A" w:rsidRDefault="00770F90" w:rsidP="00770F90">
      <w:pPr>
        <w:pStyle w:val="code"/>
        <w:rPr>
          <w:del w:id="2518" w:author="Matty Kadosh" w:date="2015-08-01T16:20:00Z"/>
        </w:rPr>
      </w:pPr>
      <w:del w:id="2519" w:author="Matty Kadosh" w:date="2015-08-01T16:20:00Z">
        <w:r w:rsidDel="009A169A">
          <w:delText>);</w:delText>
        </w:r>
      </w:del>
    </w:p>
    <w:p w14:paraId="56D4578F" w14:textId="1F5C955C" w:rsidR="00770F90" w:rsidDel="009A169A" w:rsidRDefault="00770F90" w:rsidP="00770F90">
      <w:pPr>
        <w:pStyle w:val="code"/>
        <w:rPr>
          <w:del w:id="2520" w:author="Matty Kadosh" w:date="2015-08-01T16:20:00Z"/>
        </w:rPr>
      </w:pPr>
    </w:p>
    <w:p w14:paraId="2B2FEA6F" w14:textId="3DDAB1D4" w:rsidR="00770F90" w:rsidDel="009A169A" w:rsidRDefault="00770F90" w:rsidP="00770F90">
      <w:pPr>
        <w:pStyle w:val="code"/>
        <w:rPr>
          <w:del w:id="2521" w:author="Matty Kadosh" w:date="2015-08-01T16:20:00Z"/>
        </w:rPr>
      </w:pPr>
    </w:p>
    <w:p w14:paraId="684163DC" w14:textId="09E4EFD4" w:rsidR="00770F90" w:rsidRPr="00770F90" w:rsidDel="009A169A" w:rsidRDefault="00770F90" w:rsidP="00770F90">
      <w:pPr>
        <w:rPr>
          <w:del w:id="2522" w:author="Matty Kadosh" w:date="2015-08-01T16:20:00Z"/>
        </w:rPr>
      </w:pPr>
    </w:p>
    <w:p w14:paraId="2FA0F053" w14:textId="2ED15B61" w:rsidR="00B51BB7" w:rsidRPr="00B51BB7" w:rsidDel="009A169A" w:rsidRDefault="00B51BB7" w:rsidP="00B51BB7">
      <w:pPr>
        <w:rPr>
          <w:del w:id="2523" w:author="Matty Kadosh" w:date="2015-08-01T16:20:00Z"/>
        </w:rPr>
      </w:pPr>
    </w:p>
    <w:p w14:paraId="4C306E3A" w14:textId="6C1255FC" w:rsidR="00464E4A" w:rsidRPr="00464E4A" w:rsidDel="009A169A" w:rsidRDefault="00B51BB7" w:rsidP="007C0B8D">
      <w:pPr>
        <w:pStyle w:val="Heading2"/>
        <w:rPr>
          <w:del w:id="2524" w:author="Matty Kadosh" w:date="2015-08-01T16:20:00Z"/>
        </w:rPr>
      </w:pPr>
      <w:del w:id="2525" w:author="Matty Kadosh" w:date="2015-08-01T16:20:00Z">
        <w:r w:rsidDel="009A169A">
          <w:delText xml:space="preserve">Buffer </w:delText>
        </w:r>
        <w:r w:rsidR="00E263B6" w:rsidDel="009A169A">
          <w:delText>pool</w:delText>
        </w:r>
        <w:r w:rsidDel="009A169A">
          <w:delText xml:space="preserve"> configuration</w:delText>
        </w:r>
        <w:r w:rsidR="00464E4A" w:rsidDel="009A169A">
          <w:delText xml:space="preserve"> </w:delText>
        </w:r>
      </w:del>
    </w:p>
    <w:p w14:paraId="79018B3F" w14:textId="167990D2" w:rsidR="005C2C13" w:rsidDel="009A169A" w:rsidRDefault="005C2C13" w:rsidP="00C82EF0">
      <w:pPr>
        <w:pStyle w:val="code"/>
        <w:rPr>
          <w:del w:id="2526" w:author="Matty Kadosh" w:date="2015-08-01T16:20:00Z"/>
        </w:rPr>
      </w:pPr>
    </w:p>
    <w:p w14:paraId="4B47EA78" w14:textId="50B58DE6" w:rsidR="005C2C13" w:rsidDel="009A169A" w:rsidRDefault="005C2C13" w:rsidP="00C82EF0">
      <w:pPr>
        <w:pStyle w:val="code"/>
        <w:rPr>
          <w:del w:id="2527" w:author="Matty Kadosh" w:date="2015-08-01T16:20:00Z"/>
        </w:rPr>
      </w:pPr>
    </w:p>
    <w:p w14:paraId="20FADDBB" w14:textId="4C38C0E8" w:rsidR="00F959CF" w:rsidRPr="001053E1" w:rsidDel="009A169A" w:rsidRDefault="00F959CF" w:rsidP="00C82EF0">
      <w:pPr>
        <w:pStyle w:val="code"/>
        <w:rPr>
          <w:del w:id="2528" w:author="Matty Kadosh" w:date="2015-08-01T16:20:00Z"/>
        </w:rPr>
      </w:pPr>
      <w:del w:id="2529" w:author="Matty Kadosh" w:date="2015-08-01T16:20:00Z">
        <w:r w:rsidRPr="001053E1" w:rsidDel="009A169A">
          <w:delText>typedef enum _sai_</w:delText>
        </w:r>
        <w:r w:rsidDel="009A169A">
          <w:delText>buffer</w:delText>
        </w:r>
        <w:r w:rsidRPr="001053E1" w:rsidDel="009A169A">
          <w:delText>_</w:delText>
        </w:r>
        <w:r w:rsidR="00E263B6" w:rsidDel="009A169A">
          <w:delText>pool</w:delText>
        </w:r>
        <w:r w:rsidR="00FD2BB7" w:rsidDel="009A169A">
          <w:delText>_</w:delText>
        </w:r>
        <w:r w:rsidR="00E7119B" w:rsidDel="009A169A">
          <w:delText>type</w:delText>
        </w:r>
        <w:r w:rsidDel="009A169A">
          <w:delText>_</w:delText>
        </w:r>
        <w:r w:rsidRPr="001053E1" w:rsidDel="009A169A">
          <w:delText>t</w:delText>
        </w:r>
      </w:del>
    </w:p>
    <w:p w14:paraId="53190422" w14:textId="384D6FF4" w:rsidR="00F959CF" w:rsidRPr="001053E1" w:rsidDel="009A169A" w:rsidRDefault="00F959CF" w:rsidP="00C82EF0">
      <w:pPr>
        <w:pStyle w:val="code"/>
        <w:rPr>
          <w:del w:id="2530" w:author="Matty Kadosh" w:date="2015-08-01T16:20:00Z"/>
        </w:rPr>
      </w:pPr>
      <w:del w:id="2531" w:author="Matty Kadosh" w:date="2015-08-01T16:20:00Z">
        <w:r w:rsidRPr="001053E1" w:rsidDel="009A169A">
          <w:delText>{</w:delText>
        </w:r>
      </w:del>
    </w:p>
    <w:p w14:paraId="01C064D9" w14:textId="12B28655" w:rsidR="00F959CF" w:rsidRPr="001053E1" w:rsidDel="009A169A" w:rsidRDefault="00F959CF" w:rsidP="00C82EF0">
      <w:pPr>
        <w:pStyle w:val="code"/>
        <w:rPr>
          <w:del w:id="2532" w:author="Matty Kadosh" w:date="2015-08-01T16:20:00Z"/>
        </w:rPr>
      </w:pPr>
      <w:del w:id="2533" w:author="Matty Kadosh" w:date="2015-08-01T16:20:00Z">
        <w:r w:rsidRPr="001053E1" w:rsidDel="009A169A">
          <w:delText xml:space="preserve">    /* Ingress </w:delText>
        </w:r>
        <w:r w:rsidDel="009A169A">
          <w:delText>buffer</w:delText>
        </w:r>
      </w:del>
      <w:ins w:id="2534" w:author="Guohan Lu" w:date="2015-05-18T11:01:00Z">
        <w:del w:id="2535" w:author="Matty Kadosh" w:date="2015-08-01T16:20:00Z">
          <w:r w:rsidR="00EB04E6" w:rsidDel="009A169A">
            <w:delText xml:space="preserve"> pool</w:delText>
          </w:r>
        </w:del>
      </w:ins>
      <w:del w:id="2536" w:author="Matty Kadosh" w:date="2015-08-01T16:20:00Z">
        <w:r w:rsidDel="009A169A">
          <w:delText xml:space="preserve">s </w:delText>
        </w:r>
        <w:r w:rsidRPr="001053E1" w:rsidDel="009A169A">
          <w:delText>*/</w:delText>
        </w:r>
      </w:del>
    </w:p>
    <w:p w14:paraId="4CE979CD" w14:textId="1EC8226A" w:rsidR="007F5BFC" w:rsidDel="009A169A" w:rsidRDefault="00F959CF" w:rsidP="009624D7">
      <w:pPr>
        <w:pStyle w:val="code"/>
        <w:ind w:firstLine="405"/>
        <w:rPr>
          <w:del w:id="2537" w:author="Matty Kadosh" w:date="2015-08-01T16:20:00Z"/>
        </w:rPr>
      </w:pPr>
      <w:del w:id="2538" w:author="Matty Kadosh" w:date="2015-08-01T16:20:00Z">
        <w:r w:rsidRPr="001053E1" w:rsidDel="009A169A">
          <w:delText>SAI_</w:delText>
        </w:r>
        <w:r w:rsidDel="009A169A">
          <w:delText>BUFFER</w:delText>
        </w:r>
        <w:r w:rsidRPr="001053E1" w:rsidDel="009A169A">
          <w:delText>_</w:delText>
        </w:r>
        <w:r w:rsidR="00E263B6" w:rsidDel="009A169A">
          <w:delText>POOL</w:delText>
        </w:r>
        <w:r w:rsidDel="009A169A">
          <w:delText>_INGRESS,</w:delText>
        </w:r>
      </w:del>
    </w:p>
    <w:p w14:paraId="33F28451" w14:textId="7EDD026A" w:rsidR="00F959CF" w:rsidRPr="001053E1" w:rsidDel="009A169A" w:rsidRDefault="00F959CF" w:rsidP="009624D7">
      <w:pPr>
        <w:pStyle w:val="code"/>
        <w:ind w:firstLine="405"/>
        <w:rPr>
          <w:del w:id="2539" w:author="Matty Kadosh" w:date="2015-08-01T16:20:00Z"/>
        </w:rPr>
      </w:pPr>
    </w:p>
    <w:p w14:paraId="79CAF5E8" w14:textId="7002A2CF" w:rsidR="007F5BFC" w:rsidRPr="001053E1" w:rsidDel="009A169A" w:rsidRDefault="00F959CF" w:rsidP="009624D7">
      <w:pPr>
        <w:pStyle w:val="code"/>
        <w:ind w:firstLine="405"/>
        <w:rPr>
          <w:del w:id="2540" w:author="Matty Kadosh" w:date="2015-08-01T16:20:00Z"/>
        </w:rPr>
      </w:pPr>
      <w:del w:id="2541" w:author="Matty Kadosh" w:date="2015-08-01T16:20:00Z">
        <w:r w:rsidRPr="001053E1" w:rsidDel="009A169A">
          <w:delText xml:space="preserve">/* </w:delText>
        </w:r>
        <w:r w:rsidDel="009A169A">
          <w:delText>Egr</w:delText>
        </w:r>
        <w:r w:rsidRPr="001053E1" w:rsidDel="009A169A">
          <w:delText xml:space="preserve">ess </w:delText>
        </w:r>
      </w:del>
      <w:ins w:id="2542" w:author="Guohan Lu" w:date="2015-05-18T11:01:00Z">
        <w:del w:id="2543" w:author="Matty Kadosh" w:date="2015-08-01T16:20:00Z">
          <w:r w:rsidR="00EB04E6" w:rsidDel="009A169A">
            <w:delText>buffer pool</w:delText>
          </w:r>
        </w:del>
      </w:ins>
      <w:del w:id="2544" w:author="Matty Kadosh" w:date="2015-08-01T16:20:00Z">
        <w:r w:rsidR="00E7119B" w:rsidDel="009A169A">
          <w:delText xml:space="preserve">unicast egress </w:delText>
        </w:r>
        <w:r w:rsidR="00E263B6" w:rsidDel="009A169A">
          <w:delText>pool</w:delText>
        </w:r>
        <w:r w:rsidDel="009A169A">
          <w:delText xml:space="preserve"> </w:delText>
        </w:r>
        <w:r w:rsidRPr="001053E1" w:rsidDel="009A169A">
          <w:delText>*/</w:delText>
        </w:r>
      </w:del>
    </w:p>
    <w:p w14:paraId="0E7296D2" w14:textId="6B35EFE4" w:rsidR="00D6552B" w:rsidDel="009A169A" w:rsidRDefault="00D6552B" w:rsidP="00422345">
      <w:pPr>
        <w:pStyle w:val="code"/>
        <w:rPr>
          <w:ins w:id="2545" w:author="Guohan Lu" w:date="2015-05-18T10:55:00Z"/>
          <w:del w:id="2546" w:author="Matty Kadosh" w:date="2015-08-01T16:20:00Z"/>
        </w:rPr>
      </w:pPr>
      <w:ins w:id="2547" w:author="Guohan Lu" w:date="2015-05-18T10:55:00Z">
        <w:del w:id="2548" w:author="Matty Kadosh" w:date="2015-08-01T16:20:00Z">
          <w:r w:rsidDel="009A169A">
            <w:delText xml:space="preserve">    </w:delText>
          </w:r>
        </w:del>
      </w:ins>
      <w:del w:id="2549" w:author="Matty Kadosh" w:date="2015-08-01T16:20:00Z">
        <w:r w:rsidR="00F959CF" w:rsidRPr="001053E1" w:rsidDel="009A169A">
          <w:delText>SAI_</w:delText>
        </w:r>
        <w:r w:rsidR="00F959CF" w:rsidDel="009A169A">
          <w:delText>BUFFER_</w:delText>
        </w:r>
        <w:r w:rsidR="00E263B6" w:rsidDel="009A169A">
          <w:delText>POOL</w:delText>
        </w:r>
        <w:r w:rsidR="00F959CF" w:rsidDel="009A169A">
          <w:delText>_EGRESS</w:delText>
        </w:r>
        <w:r w:rsidR="00E7119B" w:rsidDel="009A169A">
          <w:delText>_UC</w:delText>
        </w:r>
        <w:r w:rsidR="00F959CF" w:rsidRPr="001053E1" w:rsidDel="009A169A">
          <w:delText>,</w:delText>
        </w:r>
      </w:del>
    </w:p>
    <w:p w14:paraId="5EADDF0C" w14:textId="666368BA" w:rsidR="00F959CF" w:rsidDel="009A169A" w:rsidRDefault="00E7119B" w:rsidP="00422345">
      <w:pPr>
        <w:pStyle w:val="code"/>
        <w:rPr>
          <w:del w:id="2550" w:author="Matty Kadosh" w:date="2015-08-01T16:20:00Z"/>
          <w:bCs/>
        </w:rPr>
      </w:pPr>
      <w:del w:id="2551" w:author="Matty Kadosh" w:date="2015-08-01T16:20:00Z">
        <w:r w:rsidDel="009A169A">
          <w:delText>}</w:delText>
        </w:r>
        <w:r w:rsidR="007F5BFC" w:rsidDel="009A169A">
          <w:delText xml:space="preserve"> </w:delText>
        </w:r>
        <w:r w:rsidR="00F959CF" w:rsidRPr="00F959CF" w:rsidDel="009A169A">
          <w:rPr>
            <w:bCs/>
          </w:rPr>
          <w:delText>sai_buffer_</w:delText>
        </w:r>
        <w:r w:rsidR="00E263B6" w:rsidDel="009A169A">
          <w:rPr>
            <w:bCs/>
          </w:rPr>
          <w:delText>pool</w:delText>
        </w:r>
        <w:r w:rsidDel="009A169A">
          <w:rPr>
            <w:bCs/>
          </w:rPr>
          <w:delText>_type</w:delText>
        </w:r>
        <w:r w:rsidR="00F959CF" w:rsidDel="009A169A">
          <w:rPr>
            <w:bCs/>
          </w:rPr>
          <w:delText>_</w:delText>
        </w:r>
        <w:r w:rsidR="00F959CF" w:rsidRPr="00F959CF" w:rsidDel="009A169A">
          <w:rPr>
            <w:bCs/>
          </w:rPr>
          <w:delText>t;</w:delText>
        </w:r>
      </w:del>
    </w:p>
    <w:p w14:paraId="4F52B1BD" w14:textId="0EB58B4E" w:rsidR="00422345" w:rsidRPr="008A6D58" w:rsidDel="009A169A" w:rsidRDefault="00422345" w:rsidP="00422345">
      <w:pPr>
        <w:pStyle w:val="code"/>
        <w:rPr>
          <w:del w:id="2552" w:author="Matty Kadosh" w:date="2015-08-01T16:20:00Z"/>
        </w:rPr>
      </w:pPr>
    </w:p>
    <w:p w14:paraId="32798C75" w14:textId="4E234121" w:rsidR="00422345" w:rsidRPr="001053E1" w:rsidDel="009A169A" w:rsidRDefault="00422345" w:rsidP="00422345">
      <w:pPr>
        <w:pStyle w:val="code"/>
        <w:rPr>
          <w:del w:id="2553" w:author="Matty Kadosh" w:date="2015-08-01T16:20:00Z"/>
        </w:rPr>
      </w:pPr>
      <w:del w:id="2554" w:author="Matty Kadosh" w:date="2015-08-01T16:20:00Z">
        <w:r w:rsidDel="009A169A">
          <w:delText>typedef enum _sai_buffer_th</w:delText>
        </w:r>
        <w:r w:rsidR="00BF1B3C" w:rsidDel="009A169A">
          <w:delText>reshold</w:delText>
        </w:r>
        <w:r w:rsidDel="009A169A">
          <w:delText>_mode_</w:delText>
        </w:r>
        <w:r w:rsidRPr="001053E1" w:rsidDel="009A169A">
          <w:delText>t</w:delText>
        </w:r>
      </w:del>
    </w:p>
    <w:p w14:paraId="7C0E3473" w14:textId="39865EDD" w:rsidR="00422345" w:rsidRPr="001053E1" w:rsidDel="009A169A" w:rsidRDefault="00422345" w:rsidP="00422345">
      <w:pPr>
        <w:pStyle w:val="code"/>
        <w:rPr>
          <w:del w:id="2555" w:author="Matty Kadosh" w:date="2015-08-01T16:20:00Z"/>
        </w:rPr>
      </w:pPr>
      <w:del w:id="2556" w:author="Matty Kadosh" w:date="2015-08-01T16:20:00Z">
        <w:r w:rsidRPr="001053E1" w:rsidDel="009A169A">
          <w:delText>{</w:delText>
        </w:r>
      </w:del>
    </w:p>
    <w:p w14:paraId="47FF18B6" w14:textId="4B585BDE" w:rsidR="00422345" w:rsidRPr="001053E1" w:rsidDel="009A169A" w:rsidRDefault="00422345" w:rsidP="00422345">
      <w:pPr>
        <w:pStyle w:val="code"/>
        <w:rPr>
          <w:del w:id="2557" w:author="Matty Kadosh" w:date="2015-08-01T16:20:00Z"/>
        </w:rPr>
      </w:pPr>
      <w:del w:id="2558" w:author="Matty Kadosh" w:date="2015-08-01T16:20:00Z">
        <w:r w:rsidDel="009A169A">
          <w:delText xml:space="preserve">    /* static maximum </w:delText>
        </w:r>
        <w:r w:rsidRPr="001053E1" w:rsidDel="009A169A">
          <w:delText>*/</w:delText>
        </w:r>
      </w:del>
    </w:p>
    <w:p w14:paraId="2063DE8D" w14:textId="79762EB7" w:rsidR="00422345" w:rsidRPr="001053E1" w:rsidDel="009A169A" w:rsidRDefault="00422345" w:rsidP="00422345">
      <w:pPr>
        <w:pStyle w:val="code"/>
        <w:rPr>
          <w:del w:id="2559" w:author="Matty Kadosh" w:date="2015-08-01T16:20:00Z"/>
        </w:rPr>
      </w:pPr>
      <w:del w:id="2560"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THRESHOLD_MODE_STATIC</w:delText>
        </w:r>
        <w:r w:rsidDel="009A169A">
          <w:delText xml:space="preserve">, </w:delText>
        </w:r>
      </w:del>
    </w:p>
    <w:p w14:paraId="325D984C" w14:textId="710390C2" w:rsidR="00422345" w:rsidRPr="001053E1" w:rsidDel="009A169A" w:rsidRDefault="00422345" w:rsidP="00422345">
      <w:pPr>
        <w:pStyle w:val="code"/>
        <w:rPr>
          <w:del w:id="2561" w:author="Matty Kadosh" w:date="2015-08-01T16:20:00Z"/>
        </w:rPr>
      </w:pPr>
      <w:del w:id="2562" w:author="Matty Kadosh" w:date="2015-08-01T16:20:00Z">
        <w:r w:rsidRPr="001053E1" w:rsidDel="009A169A">
          <w:delText xml:space="preserve">    /* </w:delText>
        </w:r>
        <w:r w:rsidDel="009A169A">
          <w:delText xml:space="preserve">dynamic maximum (relative) </w:delText>
        </w:r>
        <w:r w:rsidRPr="001053E1" w:rsidDel="009A169A">
          <w:delText>*/</w:delText>
        </w:r>
      </w:del>
    </w:p>
    <w:p w14:paraId="4BA8639D" w14:textId="229B0481" w:rsidR="00422345" w:rsidDel="009A169A" w:rsidRDefault="00422345" w:rsidP="00422345">
      <w:pPr>
        <w:pStyle w:val="code"/>
        <w:rPr>
          <w:del w:id="2563" w:author="Matty Kadosh" w:date="2015-08-01T16:20:00Z"/>
        </w:rPr>
      </w:pPr>
      <w:del w:id="2564"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THRESHOLD_MODE_DYNAMIC</w:delText>
        </w:r>
        <w:r w:rsidRPr="001053E1" w:rsidDel="009A169A">
          <w:delText>,</w:delText>
        </w:r>
      </w:del>
    </w:p>
    <w:p w14:paraId="16026D3B" w14:textId="30088ED9" w:rsidR="00E960CB" w:rsidDel="009A169A" w:rsidRDefault="00E960CB" w:rsidP="00422345">
      <w:pPr>
        <w:pStyle w:val="code"/>
        <w:rPr>
          <w:del w:id="2565" w:author="Matty Kadosh" w:date="2015-08-01T16:20:00Z"/>
        </w:rPr>
      </w:pPr>
    </w:p>
    <w:p w14:paraId="76253930" w14:textId="04D89EDF" w:rsidR="00422345" w:rsidRPr="001053E1" w:rsidDel="009A169A" w:rsidRDefault="00422345" w:rsidP="00422345">
      <w:pPr>
        <w:pStyle w:val="code"/>
        <w:rPr>
          <w:del w:id="2566" w:author="Matty Kadosh" w:date="2015-08-01T16:20:00Z"/>
        </w:rPr>
      </w:pPr>
      <w:del w:id="2567" w:author="Matty Kadosh" w:date="2015-08-01T16:20:00Z">
        <w:r w:rsidDel="009A169A">
          <w:delText>} sai_buffer_</w:delText>
        </w:r>
        <w:r w:rsidR="00BF1B3C" w:rsidDel="009A169A">
          <w:delText>threshold</w:delText>
        </w:r>
        <w:r w:rsidDel="009A169A">
          <w:delText>_mode_</w:delText>
        </w:r>
        <w:r w:rsidRPr="001053E1" w:rsidDel="009A169A">
          <w:delText>t</w:delText>
        </w:r>
      </w:del>
    </w:p>
    <w:p w14:paraId="0D0FCE97" w14:textId="05538371" w:rsidR="00422345" w:rsidDel="009A169A" w:rsidRDefault="00422345" w:rsidP="00422345">
      <w:pPr>
        <w:pStyle w:val="code"/>
        <w:rPr>
          <w:del w:id="2568" w:author="Matty Kadosh" w:date="2015-08-01T16:20:00Z"/>
          <w:bCs/>
        </w:rPr>
      </w:pPr>
    </w:p>
    <w:p w14:paraId="32753CEA" w14:textId="6FE642E4" w:rsidR="00422345" w:rsidDel="009A169A" w:rsidRDefault="00422345" w:rsidP="00422345">
      <w:pPr>
        <w:pStyle w:val="code"/>
        <w:rPr>
          <w:del w:id="2569" w:author="Matty Kadosh" w:date="2015-08-01T16:20:00Z"/>
          <w:bCs/>
        </w:rPr>
      </w:pPr>
    </w:p>
    <w:p w14:paraId="56AEB07A" w14:textId="6FA1118C" w:rsidR="005C2C13" w:rsidRPr="001053E1" w:rsidDel="009A169A" w:rsidRDefault="005C2C13" w:rsidP="00C82EF0">
      <w:pPr>
        <w:pStyle w:val="code"/>
        <w:rPr>
          <w:del w:id="2570" w:author="Matty Kadosh" w:date="2015-08-01T16:20:00Z"/>
        </w:rPr>
      </w:pPr>
    </w:p>
    <w:p w14:paraId="06B51F80" w14:textId="112B1748" w:rsidR="00F959CF" w:rsidDel="009A169A" w:rsidRDefault="00F959CF" w:rsidP="00C82EF0">
      <w:pPr>
        <w:pStyle w:val="code"/>
        <w:rPr>
          <w:del w:id="2571" w:author="Matty Kadosh" w:date="2015-08-01T16:20:00Z"/>
          <w:b/>
          <w:bCs/>
        </w:rPr>
      </w:pPr>
    </w:p>
    <w:p w14:paraId="6D86298B" w14:textId="423E514F" w:rsidR="005C5262" w:rsidRPr="001053E1" w:rsidDel="009A169A" w:rsidRDefault="005C5262" w:rsidP="004232F9">
      <w:pPr>
        <w:pStyle w:val="code"/>
        <w:rPr>
          <w:del w:id="2572" w:author="Matty Kadosh" w:date="2015-08-01T16:20:00Z"/>
        </w:rPr>
      </w:pPr>
      <w:del w:id="2573" w:author="Matty Kadosh" w:date="2015-08-01T16:20:00Z">
        <w:r w:rsidRPr="001053E1" w:rsidDel="009A169A">
          <w:delText xml:space="preserve">/* </w:delText>
        </w:r>
        <w:r w:rsidDel="009A169A">
          <w:delText xml:space="preserve">buffer </w:delText>
        </w:r>
        <w:r w:rsidR="004232F9" w:rsidDel="009A169A">
          <w:delText xml:space="preserve">attribute </w:delText>
        </w:r>
        <w:r w:rsidRPr="001053E1" w:rsidDel="009A169A">
          <w:delText>*/</w:delText>
        </w:r>
      </w:del>
    </w:p>
    <w:p w14:paraId="4EF4B49A" w14:textId="603D1D85" w:rsidR="005C5262" w:rsidRPr="001053E1" w:rsidDel="009A169A" w:rsidRDefault="004232F9" w:rsidP="00C82EF0">
      <w:pPr>
        <w:pStyle w:val="code"/>
        <w:rPr>
          <w:del w:id="2574" w:author="Matty Kadosh" w:date="2015-08-01T16:20:00Z"/>
        </w:rPr>
      </w:pPr>
      <w:del w:id="2575" w:author="Matty Kadosh" w:date="2015-08-01T16:20:00Z">
        <w:r w:rsidDel="009A169A">
          <w:delText xml:space="preserve">typedef struct </w:delText>
        </w:r>
        <w:r w:rsidRPr="001053E1" w:rsidDel="009A169A">
          <w:delText>sai_</w:delText>
        </w:r>
        <w:r w:rsidDel="009A169A">
          <w:delText>buffer</w:delText>
        </w:r>
        <w:r w:rsidR="00912169" w:rsidDel="009A169A">
          <w:delText>_</w:delText>
        </w:r>
        <w:r w:rsidR="006D4B6F" w:rsidDel="009A169A">
          <w:delText>pool</w:delText>
        </w:r>
        <w:r w:rsidDel="009A169A">
          <w:delText>_attr</w:delText>
        </w:r>
        <w:r w:rsidRPr="001053E1" w:rsidDel="009A169A">
          <w:delText xml:space="preserve">_t </w:delText>
        </w:r>
      </w:del>
    </w:p>
    <w:p w14:paraId="1CC16292" w14:textId="2826B9A4" w:rsidR="005C5262" w:rsidDel="009A169A" w:rsidRDefault="005C5262" w:rsidP="00C82EF0">
      <w:pPr>
        <w:pStyle w:val="code"/>
        <w:rPr>
          <w:del w:id="2576" w:author="Matty Kadosh" w:date="2015-08-01T16:20:00Z"/>
        </w:rPr>
      </w:pPr>
      <w:del w:id="2577" w:author="Matty Kadosh" w:date="2015-08-01T16:20:00Z">
        <w:r w:rsidRPr="001053E1" w:rsidDel="009A169A">
          <w:delText>{</w:delText>
        </w:r>
      </w:del>
    </w:p>
    <w:p w14:paraId="41EF40B9" w14:textId="7E6F3FBD" w:rsidR="00F3758B" w:rsidDel="009A169A" w:rsidRDefault="00A50640" w:rsidP="009624D7">
      <w:pPr>
        <w:pStyle w:val="code"/>
        <w:ind w:firstLine="405"/>
        <w:rPr>
          <w:del w:id="2578" w:author="Matty Kadosh" w:date="2015-08-01T16:20:00Z"/>
        </w:rPr>
      </w:pPr>
      <w:del w:id="2579" w:author="Matty Kadosh" w:date="2015-08-01T16:20:00Z">
        <w:r w:rsidDel="009A169A">
          <w:delText>/*</w:delText>
        </w:r>
        <w:r w:rsidRPr="006D4B6F" w:rsidDel="009A169A">
          <w:delText xml:space="preserve"> </w:delText>
        </w:r>
        <w:r w:rsidDel="009A169A">
          <w:delText xml:space="preserve">READ ONLY shared buffer size in </w:delText>
        </w:r>
        <w:r w:rsidR="00F3758B" w:rsidDel="009A169A">
          <w:delText>b</w:delText>
        </w:r>
        <w:r w:rsidDel="009A169A">
          <w:delText>yte</w:delText>
        </w:r>
        <w:r w:rsidR="00F3758B" w:rsidDel="009A169A">
          <w:delText>s.</w:delText>
        </w:r>
      </w:del>
    </w:p>
    <w:p w14:paraId="1292D034" w14:textId="0CED405B" w:rsidR="00F3758B" w:rsidDel="009A169A" w:rsidRDefault="00F3758B" w:rsidP="009624D7">
      <w:pPr>
        <w:pStyle w:val="code"/>
        <w:ind w:firstLine="405"/>
        <w:rPr>
          <w:del w:id="2580" w:author="Matty Kadosh" w:date="2015-08-01T16:20:00Z"/>
        </w:rPr>
      </w:pPr>
      <w:del w:id="2581" w:author="Matty Kadosh" w:date="2015-08-01T16:20:00Z">
        <w:r w:rsidDel="009A169A">
          <w:delText xml:space="preserve">   This is derived from substracting all reversed buffers of queue/port </w:delText>
        </w:r>
      </w:del>
    </w:p>
    <w:p w14:paraId="254A09F3" w14:textId="6C3FC8F4" w:rsidR="00A50640" w:rsidDel="009A169A" w:rsidRDefault="00F3758B" w:rsidP="009624D7">
      <w:pPr>
        <w:pStyle w:val="code"/>
        <w:ind w:firstLine="405"/>
        <w:rPr>
          <w:del w:id="2582" w:author="Matty Kadosh" w:date="2015-08-01T16:20:00Z"/>
          <w:rFonts w:asciiTheme="minorHAnsi" w:hAnsiTheme="minorHAnsi" w:cstheme="minorHAnsi"/>
          <w:bCs/>
        </w:rPr>
      </w:pPr>
      <w:del w:id="2583" w:author="Matty Kadosh" w:date="2015-08-01T16:20:00Z">
        <w:r w:rsidDel="009A169A">
          <w:delText xml:space="preserve">   From the total pool size.</w:delText>
        </w:r>
        <w:r w:rsidR="00A50640" w:rsidDel="009A169A">
          <w:rPr>
            <w:rFonts w:asciiTheme="minorHAnsi" w:hAnsiTheme="minorHAnsi" w:cstheme="minorHAnsi"/>
            <w:bCs/>
          </w:rPr>
          <w:delText xml:space="preserve"> */</w:delText>
        </w:r>
      </w:del>
    </w:p>
    <w:p w14:paraId="246C6574" w14:textId="594F42D7" w:rsidR="00A50640" w:rsidRPr="006D4B6F" w:rsidDel="009A169A" w:rsidRDefault="00A50640" w:rsidP="00A50640">
      <w:pPr>
        <w:pStyle w:val="code"/>
        <w:rPr>
          <w:del w:id="2584" w:author="Matty Kadosh" w:date="2015-08-01T16:20:00Z"/>
          <w:rFonts w:asciiTheme="minorHAnsi" w:hAnsiTheme="minorHAnsi" w:cstheme="minorHAnsi"/>
        </w:rPr>
      </w:pPr>
      <w:del w:id="2585"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586" w:author="Guohan Lu" w:date="2015-05-18T11:01:00Z">
        <w:del w:id="2587" w:author="Matty Kadosh" w:date="2015-08-01T16:20:00Z">
          <w:r w:rsidR="00EB04E6" w:rsidDel="009A169A">
            <w:delText>ATTR_</w:delText>
          </w:r>
        </w:del>
      </w:ins>
      <w:del w:id="2588" w:author="Matty Kadosh" w:date="2015-08-01T16:20:00Z">
        <w:r w:rsidDel="009A169A">
          <w:delText>SHARED_SIZE</w:delText>
        </w:r>
        <w:r w:rsidDel="009A169A">
          <w:rPr>
            <w:rFonts w:asciiTheme="minorHAnsi" w:hAnsiTheme="minorHAnsi" w:cstheme="minorHAnsi"/>
          </w:rPr>
          <w:delText>,</w:delText>
        </w:r>
      </w:del>
    </w:p>
    <w:p w14:paraId="6D7CD320" w14:textId="50C41B87" w:rsidR="00A50640" w:rsidDel="009A169A" w:rsidRDefault="00A50640" w:rsidP="00C82EF0">
      <w:pPr>
        <w:pStyle w:val="code"/>
        <w:rPr>
          <w:del w:id="2589" w:author="Matty Kadosh" w:date="2015-08-01T16:20:00Z"/>
        </w:rPr>
      </w:pPr>
    </w:p>
    <w:p w14:paraId="68BC7779" w14:textId="7A9F8E2F" w:rsidR="00F3758B" w:rsidDel="009A169A" w:rsidRDefault="00F3758B" w:rsidP="00F3758B">
      <w:pPr>
        <w:pStyle w:val="code"/>
        <w:rPr>
          <w:del w:id="2590" w:author="Matty Kadosh" w:date="2015-08-01T16:20:00Z"/>
          <w:rFonts w:asciiTheme="minorHAnsi" w:hAnsiTheme="minorHAnsi" w:cstheme="minorHAnsi"/>
          <w:bCs/>
        </w:rPr>
      </w:pPr>
      <w:del w:id="2591"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2592" w:author="Guohan Lu" w:date="2015-05-19T10:17:00Z">
        <w:del w:id="2593" w:author="Matty Kadosh" w:date="2015-08-01T16:20:00Z">
          <w:r w:rsidR="00A415FC" w:rsidDel="009A169A">
            <w:rPr>
              <w:szCs w:val="18"/>
            </w:rPr>
            <w:delText>|CREATE_ONLY</w:delText>
          </w:r>
        </w:del>
      </w:ins>
      <w:del w:id="2594" w:author="Matty Kadosh" w:date="2015-08-01T16:20:00Z">
        <w:r w:rsidDel="009A169A">
          <w:rPr>
            <w:szCs w:val="18"/>
          </w:rPr>
          <w:delText>)</w:delText>
        </w:r>
        <w:r w:rsidDel="009A169A">
          <w:rPr>
            <w:rFonts w:asciiTheme="minorHAnsi" w:hAnsiTheme="minorHAnsi" w:cstheme="minorHAnsi"/>
            <w:bCs/>
          </w:rPr>
          <w:delText xml:space="preserve"> */</w:delText>
        </w:r>
      </w:del>
    </w:p>
    <w:p w14:paraId="214038BF" w14:textId="750F9B91" w:rsidR="00F3758B" w:rsidDel="009A169A" w:rsidRDefault="00F3758B" w:rsidP="00F3758B">
      <w:pPr>
        <w:pStyle w:val="code"/>
        <w:rPr>
          <w:del w:id="2595" w:author="Matty Kadosh" w:date="2015-08-01T16:20:00Z"/>
          <w:rFonts w:asciiTheme="minorHAnsi" w:hAnsiTheme="minorHAnsi" w:cstheme="minorHAnsi"/>
        </w:rPr>
      </w:pPr>
      <w:del w:id="2596"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597" w:author="Guohan Lu" w:date="2015-05-18T11:02:00Z">
        <w:del w:id="2598" w:author="Matty Kadosh" w:date="2015-08-01T16:20:00Z">
          <w:r w:rsidR="00EB04E6" w:rsidDel="009A169A">
            <w:delText>ATTR_</w:delText>
          </w:r>
        </w:del>
      </w:ins>
      <w:del w:id="2599" w:author="Matty Kadosh" w:date="2015-08-01T16:20:00Z">
        <w:r w:rsidDel="009A169A">
          <w:delText>TYPE</w:delText>
        </w:r>
        <w:r w:rsidDel="009A169A">
          <w:rPr>
            <w:rFonts w:asciiTheme="minorHAnsi" w:hAnsiTheme="minorHAnsi" w:cstheme="minorHAnsi"/>
          </w:rPr>
          <w:delText>,</w:delText>
        </w:r>
      </w:del>
    </w:p>
    <w:p w14:paraId="37CDBE6B" w14:textId="72D00322" w:rsidR="00F3758B" w:rsidDel="009A169A" w:rsidRDefault="00F3758B" w:rsidP="00C82EF0">
      <w:pPr>
        <w:pStyle w:val="code"/>
        <w:rPr>
          <w:del w:id="2600" w:author="Matty Kadosh" w:date="2015-08-01T16:20:00Z"/>
        </w:rPr>
      </w:pPr>
    </w:p>
    <w:p w14:paraId="6B0EF033" w14:textId="665AA690" w:rsidR="004232F9" w:rsidRPr="004232F9" w:rsidDel="009A169A" w:rsidRDefault="004232F9" w:rsidP="006D4B6F">
      <w:pPr>
        <w:pStyle w:val="code"/>
        <w:rPr>
          <w:del w:id="2601" w:author="Matty Kadosh" w:date="2015-08-01T16:20:00Z"/>
        </w:rPr>
      </w:pPr>
      <w:del w:id="2602" w:author="Matty Kadosh" w:date="2015-08-01T16:20:00Z">
        <w:r w:rsidDel="009A169A">
          <w:delText xml:space="preserve">    /* buffer </w:delText>
        </w:r>
      </w:del>
      <w:ins w:id="2603" w:author="Guohan Lu" w:date="2015-05-19T09:58:00Z">
        <w:del w:id="2604" w:author="Matty Kadosh" w:date="2015-08-01T16:20:00Z">
          <w:r w:rsidR="0093420F" w:rsidDel="009A169A">
            <w:delText xml:space="preserve">pool </w:delText>
          </w:r>
        </w:del>
      </w:ins>
      <w:del w:id="2605" w:author="Matty Kadosh" w:date="2015-08-01T16:20:00Z">
        <w:r w:rsidDel="009A169A">
          <w:delText xml:space="preserve">size </w:delText>
        </w:r>
        <w:r w:rsidR="006D4B6F" w:rsidDel="009A169A">
          <w:delText xml:space="preserve">in </w:delText>
        </w:r>
        <w:r w:rsidR="00A50640" w:rsidDel="009A169A">
          <w:delText>b</w:delText>
        </w:r>
        <w:r w:rsidR="006D4B6F" w:rsidDel="009A169A">
          <w:delText>yte</w:delText>
        </w:r>
        <w:r w:rsidR="00F3758B" w:rsidDel="009A169A">
          <w:delText xml:space="preserve">s </w:delText>
        </w:r>
        <w:r w:rsidR="00E263B6" w:rsidRPr="008B7968" w:rsidDel="009A169A">
          <w:rPr>
            <w:szCs w:val="18"/>
          </w:rPr>
          <w:delText>(MANDATORY_ON_CREATE</w:delText>
        </w:r>
        <w:r w:rsidR="00E263B6" w:rsidDel="009A169A">
          <w:rPr>
            <w:szCs w:val="18"/>
          </w:rPr>
          <w:delText>|CREATE_AND_SET</w:delText>
        </w:r>
        <w:r w:rsidR="00E263B6" w:rsidRPr="008B7968" w:rsidDel="009A169A">
          <w:rPr>
            <w:szCs w:val="18"/>
          </w:rPr>
          <w:delText xml:space="preserve">) </w:delText>
        </w:r>
        <w:r w:rsidDel="009A169A">
          <w:delText>*/</w:delText>
        </w:r>
      </w:del>
    </w:p>
    <w:p w14:paraId="3721D2DB" w14:textId="23BD11ED" w:rsidR="005C2C13" w:rsidDel="009A169A" w:rsidRDefault="004232F9" w:rsidP="00C82EF0">
      <w:pPr>
        <w:pStyle w:val="code"/>
        <w:rPr>
          <w:del w:id="2606" w:author="Matty Kadosh" w:date="2015-08-01T16:20:00Z"/>
        </w:rPr>
      </w:pPr>
      <w:del w:id="2607" w:author="Matty Kadosh" w:date="2015-08-01T16:20:00Z">
        <w:r w:rsidDel="009A169A">
          <w:delText xml:space="preserve">    SAI_BUFFER_</w:delText>
        </w:r>
        <w:r w:rsidR="00E263B6" w:rsidDel="009A169A">
          <w:delText>POOL</w:delText>
        </w:r>
        <w:r w:rsidR="00912169" w:rsidDel="009A169A">
          <w:delText>_</w:delText>
        </w:r>
      </w:del>
      <w:ins w:id="2608" w:author="Guohan Lu" w:date="2015-05-18T11:02:00Z">
        <w:del w:id="2609" w:author="Matty Kadosh" w:date="2015-08-01T16:20:00Z">
          <w:r w:rsidR="00EB04E6" w:rsidDel="009A169A">
            <w:delText>ATTR_</w:delText>
          </w:r>
        </w:del>
      </w:ins>
      <w:del w:id="2610" w:author="Matty Kadosh" w:date="2015-08-01T16:20:00Z">
        <w:r w:rsidDel="009A169A">
          <w:delText>SIZE</w:delText>
        </w:r>
        <w:r w:rsidR="00C82EF0" w:rsidDel="009A169A">
          <w:delText>,</w:delText>
        </w:r>
        <w:r w:rsidDel="009A169A">
          <w:delText xml:space="preserve"> </w:delText>
        </w:r>
      </w:del>
    </w:p>
    <w:p w14:paraId="27A2FEFE" w14:textId="27658325" w:rsidR="006D4B6F" w:rsidDel="009A169A" w:rsidRDefault="006D4B6F" w:rsidP="006D4B6F">
      <w:pPr>
        <w:pStyle w:val="code"/>
        <w:rPr>
          <w:del w:id="2611" w:author="Matty Kadosh" w:date="2015-08-01T16:20:00Z"/>
          <w:rFonts w:asciiTheme="minorHAnsi" w:hAnsiTheme="minorHAnsi" w:cstheme="minorHAnsi"/>
        </w:rPr>
      </w:pPr>
    </w:p>
    <w:p w14:paraId="331D0B2D" w14:textId="223A8D5F" w:rsidR="007F5BFC" w:rsidDel="009A169A" w:rsidRDefault="00422345" w:rsidP="009624D7">
      <w:pPr>
        <w:pStyle w:val="code"/>
        <w:ind w:firstLine="390"/>
        <w:rPr>
          <w:del w:id="2612" w:author="Matty Kadosh" w:date="2015-08-01T16:20:00Z"/>
          <w:rFonts w:asciiTheme="minorHAnsi" w:hAnsiTheme="minorHAnsi" w:cstheme="minorHAnsi"/>
          <w:bCs/>
        </w:rPr>
      </w:pPr>
      <w:del w:id="2613" w:author="Matty Kadosh" w:date="2015-08-01T16:20:00Z">
        <w:r w:rsidDel="009A169A">
          <w:delText>/*</w:delText>
        </w:r>
        <w:r w:rsidR="007F5BFC" w:rsidDel="009A169A">
          <w:delText xml:space="preserve"> </w:delText>
        </w:r>
        <w:r w:rsidR="00F3758B" w:rsidDel="009A169A">
          <w:delText xml:space="preserve">shared threshold mode for the buffer pool </w:delText>
        </w:r>
        <w:r w:rsidDel="009A169A">
          <w:delText>[</w:delText>
        </w:r>
        <w:r w:rsidR="00847A3B" w:rsidDel="009A169A">
          <w:delText>sai_</w:delText>
        </w:r>
        <w:r w:rsidR="00BF1B3C" w:rsidDel="009A169A">
          <w:delText>buffer_threadhold_mode_t</w:delText>
        </w:r>
        <w:r w:rsidDel="009A169A">
          <w:rPr>
            <w:rFonts w:asciiTheme="minorHAnsi" w:hAnsiTheme="minorHAnsi" w:cstheme="minorHAnsi"/>
            <w:bCs/>
          </w:rPr>
          <w:delText>]</w:delText>
        </w:r>
        <w:r w:rsidR="007F5BFC" w:rsidDel="009A169A">
          <w:rPr>
            <w:rFonts w:asciiTheme="minorHAnsi" w:hAnsiTheme="minorHAnsi" w:cstheme="minorHAnsi"/>
            <w:bCs/>
          </w:rPr>
          <w:delText xml:space="preserve"> </w:delText>
        </w:r>
      </w:del>
    </w:p>
    <w:p w14:paraId="7C4279F6" w14:textId="42EB01CD" w:rsidR="00BF1B3C" w:rsidDel="009A169A" w:rsidRDefault="00F3758B" w:rsidP="009624D7">
      <w:pPr>
        <w:pStyle w:val="code"/>
        <w:ind w:firstLine="390"/>
        <w:rPr>
          <w:del w:id="2614" w:author="Matty Kadosh" w:date="2015-08-01T16:20:00Z"/>
          <w:rFonts w:asciiTheme="minorHAnsi" w:hAnsiTheme="minorHAnsi" w:cstheme="minorHAnsi"/>
          <w:bCs/>
        </w:rPr>
      </w:pPr>
      <w:del w:id="2615" w:author="Matty Kadosh" w:date="2015-08-01T16:20:00Z">
        <w:r w:rsidDel="009A169A">
          <w:rPr>
            <w:rFonts w:asciiTheme="minorHAnsi" w:hAnsiTheme="minorHAnsi" w:cstheme="minorHAnsi"/>
            <w:bCs/>
          </w:rPr>
          <w:delText xml:space="preserve">     </w:delText>
        </w:r>
        <w:r w:rsidR="00422345" w:rsidDel="009A169A">
          <w:rPr>
            <w:rFonts w:asciiTheme="minorHAnsi" w:hAnsiTheme="minorHAnsi" w:cstheme="minorHAnsi"/>
            <w:bCs/>
          </w:rPr>
          <w:delText xml:space="preserve"> (</w:delText>
        </w:r>
        <w:r w:rsidR="00847A3B" w:rsidDel="009A169A">
          <w:rPr>
            <w:szCs w:val="18"/>
          </w:rPr>
          <w:delText>CREATE_AND_SET default</w:delText>
        </w:r>
        <w:r w:rsidR="007F5BFC" w:rsidDel="009A169A">
          <w:delText xml:space="preserve"> </w:delText>
        </w:r>
        <w:r w:rsidR="00847A3B" w:rsidDel="009A169A">
          <w:rPr>
            <w:rFonts w:asciiTheme="minorHAnsi" w:hAnsiTheme="minorHAnsi" w:cstheme="minorHAnsi"/>
          </w:rPr>
          <w:delText>SAI</w:delText>
        </w:r>
        <w:r w:rsidR="00847A3B" w:rsidDel="009A169A">
          <w:delText>_BUFFER_POOL_DYNAMIC_TH</w:delText>
        </w:r>
        <w:r w:rsidR="00422345" w:rsidDel="009A169A">
          <w:rPr>
            <w:szCs w:val="18"/>
          </w:rPr>
          <w:delText>)</w:delText>
        </w:r>
        <w:r w:rsidR="00422345" w:rsidDel="009A169A">
          <w:rPr>
            <w:rFonts w:asciiTheme="minorHAnsi" w:hAnsiTheme="minorHAnsi" w:cstheme="minorHAnsi"/>
            <w:bCs/>
          </w:rPr>
          <w:delText xml:space="preserve"> </w:delText>
        </w:r>
      </w:del>
    </w:p>
    <w:p w14:paraId="1D4DD08D" w14:textId="50DE744F" w:rsidR="00422345" w:rsidRPr="00847A3B" w:rsidDel="009A169A" w:rsidRDefault="00BF1B3C" w:rsidP="009624D7">
      <w:pPr>
        <w:pStyle w:val="code"/>
        <w:ind w:firstLine="390"/>
        <w:rPr>
          <w:del w:id="2616" w:author="Matty Kadosh" w:date="2015-08-01T16:20:00Z"/>
        </w:rPr>
      </w:pPr>
      <w:del w:id="2617"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R="00422345" w:rsidDel="009A169A">
          <w:rPr>
            <w:rFonts w:asciiTheme="minorHAnsi" w:hAnsiTheme="minorHAnsi" w:cstheme="minorHAnsi"/>
            <w:bCs/>
          </w:rPr>
          <w:delText>*/</w:delText>
        </w:r>
      </w:del>
    </w:p>
    <w:p w14:paraId="4D466034" w14:textId="1BAAB68F" w:rsidR="00422345" w:rsidDel="009A169A" w:rsidRDefault="00422345" w:rsidP="006D4B6F">
      <w:pPr>
        <w:pStyle w:val="code"/>
        <w:rPr>
          <w:del w:id="2618" w:author="Matty Kadosh" w:date="2015-08-01T16:20:00Z"/>
          <w:rFonts w:asciiTheme="minorHAnsi" w:hAnsiTheme="minorHAnsi" w:cstheme="minorHAnsi"/>
        </w:rPr>
      </w:pPr>
      <w:del w:id="2619"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620" w:author="Guohan Lu" w:date="2015-05-18T11:02:00Z">
        <w:del w:id="2621" w:author="Matty Kadosh" w:date="2015-08-01T16:20:00Z">
          <w:r w:rsidR="00EB04E6" w:rsidDel="009A169A">
            <w:delText>ATTR_</w:delText>
          </w:r>
        </w:del>
      </w:ins>
      <w:del w:id="2622" w:author="Matty Kadosh" w:date="2015-08-01T16:20:00Z">
        <w:r w:rsidDel="009A169A">
          <w:delText>TH_MODE</w:delText>
        </w:r>
        <w:r w:rsidDel="009A169A">
          <w:rPr>
            <w:rFonts w:asciiTheme="minorHAnsi" w:hAnsiTheme="minorHAnsi" w:cstheme="minorHAnsi"/>
          </w:rPr>
          <w:delText>,</w:delText>
        </w:r>
      </w:del>
    </w:p>
    <w:p w14:paraId="1FE58076" w14:textId="7F2A4857" w:rsidR="00262BDB" w:rsidDel="009A169A" w:rsidRDefault="00262BDB" w:rsidP="00262BDB">
      <w:pPr>
        <w:pStyle w:val="code"/>
        <w:rPr>
          <w:del w:id="2623" w:author="Matty Kadosh" w:date="2015-08-01T16:20:00Z"/>
        </w:rPr>
      </w:pPr>
    </w:p>
    <w:p w14:paraId="427DF2FA" w14:textId="018E1924" w:rsidR="005C5262" w:rsidDel="009A169A" w:rsidRDefault="005C5262" w:rsidP="00C82EF0">
      <w:pPr>
        <w:pStyle w:val="code"/>
        <w:rPr>
          <w:del w:id="2624" w:author="Matty Kadosh" w:date="2015-08-01T16:20:00Z"/>
        </w:rPr>
      </w:pPr>
      <w:del w:id="2625" w:author="Matty Kadosh" w:date="2015-08-01T16:20:00Z">
        <w:r w:rsidRPr="001053E1" w:rsidDel="009A169A">
          <w:delText>} sai_</w:delText>
        </w:r>
        <w:r w:rsidDel="009A169A">
          <w:delText>buffer_</w:delText>
        </w:r>
        <w:r w:rsidR="006D4B6F" w:rsidDel="009A169A">
          <w:delText>pool</w:delText>
        </w:r>
        <w:r w:rsidRPr="001053E1" w:rsidDel="009A169A">
          <w:delText>_t;</w:delText>
        </w:r>
      </w:del>
    </w:p>
    <w:p w14:paraId="74DF3EED" w14:textId="4367386B" w:rsidR="00464E4A" w:rsidDel="009A169A" w:rsidRDefault="00464E4A" w:rsidP="00C82EF0">
      <w:pPr>
        <w:pStyle w:val="code"/>
        <w:rPr>
          <w:del w:id="2626" w:author="Matty Kadosh" w:date="2015-08-01T16:20:00Z"/>
        </w:rPr>
      </w:pPr>
    </w:p>
    <w:p w14:paraId="337E0FB2" w14:textId="69EC3F81" w:rsidR="00464E4A" w:rsidRPr="001053E1" w:rsidDel="009A169A" w:rsidRDefault="00464E4A" w:rsidP="00C82EF0">
      <w:pPr>
        <w:pStyle w:val="code"/>
        <w:rPr>
          <w:del w:id="2627" w:author="Matty Kadosh" w:date="2015-08-01T16:20:00Z"/>
        </w:rPr>
      </w:pPr>
    </w:p>
    <w:p w14:paraId="062CF469" w14:textId="274D2CFA" w:rsidR="00464E4A" w:rsidDel="009A169A" w:rsidRDefault="00464E4A" w:rsidP="00464E4A">
      <w:pPr>
        <w:pStyle w:val="code"/>
        <w:rPr>
          <w:del w:id="2628" w:author="Matty Kadosh" w:date="2015-08-01T16:20:00Z"/>
        </w:rPr>
      </w:pPr>
      <w:del w:id="2629" w:author="Matty Kadosh" w:date="2015-08-01T16:20:00Z">
        <w:r w:rsidDel="009A169A">
          <w:delText>/*</w:delText>
        </w:r>
      </w:del>
    </w:p>
    <w:p w14:paraId="05A92455" w14:textId="56C348FD" w:rsidR="00464E4A" w:rsidDel="009A169A" w:rsidRDefault="00464E4A" w:rsidP="00464E4A">
      <w:pPr>
        <w:pStyle w:val="code"/>
        <w:rPr>
          <w:del w:id="2630" w:author="Matty Kadosh" w:date="2015-08-01T16:20:00Z"/>
        </w:rPr>
      </w:pPr>
      <w:del w:id="2631" w:author="Matty Kadosh" w:date="2015-08-01T16:20:00Z">
        <w:r w:rsidDel="009A169A">
          <w:delText>* Routine Description:</w:delText>
        </w:r>
      </w:del>
    </w:p>
    <w:p w14:paraId="44E38F98" w14:textId="159168F8" w:rsidR="00464E4A" w:rsidDel="009A169A" w:rsidRDefault="00464E4A" w:rsidP="00464E4A">
      <w:pPr>
        <w:pStyle w:val="code"/>
        <w:rPr>
          <w:del w:id="2632" w:author="Matty Kadosh" w:date="2015-08-01T16:20:00Z"/>
        </w:rPr>
      </w:pPr>
      <w:del w:id="2633" w:author="Matty Kadosh" w:date="2015-08-01T16:20:00Z">
        <w:r w:rsidDel="009A169A">
          <w:delText xml:space="preserve">*    create buffer </w:delText>
        </w:r>
        <w:r w:rsidR="006D4B6F" w:rsidDel="009A169A">
          <w:delText>pool</w:delText>
        </w:r>
        <w:r w:rsidDel="009A169A">
          <w:delText xml:space="preserve">    .</w:delText>
        </w:r>
      </w:del>
    </w:p>
    <w:p w14:paraId="69089554" w14:textId="0674AA98" w:rsidR="00464E4A" w:rsidDel="009A169A" w:rsidRDefault="00464E4A" w:rsidP="00464E4A">
      <w:pPr>
        <w:pStyle w:val="code"/>
        <w:rPr>
          <w:del w:id="2634" w:author="Matty Kadosh" w:date="2015-08-01T16:20:00Z"/>
        </w:rPr>
      </w:pPr>
      <w:del w:id="2635" w:author="Matty Kadosh" w:date="2015-08-01T16:20:00Z">
        <w:r w:rsidDel="009A169A">
          <w:delText>*</w:delText>
        </w:r>
      </w:del>
    </w:p>
    <w:p w14:paraId="0955B2ED" w14:textId="44C13B0C" w:rsidR="00464E4A" w:rsidDel="009A169A" w:rsidRDefault="00464E4A" w:rsidP="00464E4A">
      <w:pPr>
        <w:pStyle w:val="code"/>
        <w:rPr>
          <w:del w:id="2636" w:author="Matty Kadosh" w:date="2015-08-01T16:20:00Z"/>
        </w:rPr>
      </w:pPr>
      <w:del w:id="2637" w:author="Matty Kadosh" w:date="2015-08-01T16:20:00Z">
        <w:r w:rsidDel="009A169A">
          <w:delText>* Arguments:</w:delText>
        </w:r>
      </w:del>
    </w:p>
    <w:p w14:paraId="37BDE7CB" w14:textId="0EEFF7E7" w:rsidR="00464E4A" w:rsidDel="009A169A" w:rsidRDefault="006D4B6F" w:rsidP="00464E4A">
      <w:pPr>
        <w:pStyle w:val="code"/>
        <w:rPr>
          <w:del w:id="2638" w:author="Matty Kadosh" w:date="2015-08-01T16:20:00Z"/>
        </w:rPr>
      </w:pPr>
      <w:del w:id="2639" w:author="Matty Kadosh" w:date="2015-08-01T16:20:00Z">
        <w:r w:rsidDel="009A169A">
          <w:delText>*  [in,out] pool</w:delText>
        </w:r>
        <w:r w:rsidR="00464E4A" w:rsidDel="009A169A">
          <w:delText>_i</w:delText>
        </w:r>
        <w:r w:rsidDel="009A169A">
          <w:delText>d  -pool</w:delText>
        </w:r>
        <w:r w:rsidR="00464E4A" w:rsidDel="009A169A">
          <w:delText xml:space="preserve"> id </w:delText>
        </w:r>
      </w:del>
    </w:p>
    <w:p w14:paraId="0B722B58" w14:textId="27061DDB" w:rsidR="00464E4A" w:rsidDel="009A169A" w:rsidRDefault="00464E4A" w:rsidP="00464E4A">
      <w:pPr>
        <w:pStyle w:val="code"/>
        <w:rPr>
          <w:del w:id="2640" w:author="Matty Kadosh" w:date="2015-08-01T16:20:00Z"/>
        </w:rPr>
      </w:pPr>
      <w:del w:id="2641" w:author="Matty Kadosh" w:date="2015-08-01T16:20:00Z">
        <w:r w:rsidDel="009A169A">
          <w:delText xml:space="preserve">*  </w:delText>
        </w:r>
      </w:del>
    </w:p>
    <w:p w14:paraId="35F58538" w14:textId="30B4123B" w:rsidR="00464E4A" w:rsidDel="009A169A" w:rsidRDefault="00464E4A" w:rsidP="00464E4A">
      <w:pPr>
        <w:pStyle w:val="code"/>
        <w:rPr>
          <w:del w:id="2642" w:author="Matty Kadosh" w:date="2015-08-01T16:20:00Z"/>
        </w:rPr>
      </w:pPr>
      <w:del w:id="2643" w:author="Matty Kadosh" w:date="2015-08-01T16:20:00Z">
        <w:r w:rsidDel="009A169A">
          <w:delText>*</w:delText>
        </w:r>
      </w:del>
    </w:p>
    <w:p w14:paraId="27047C4D" w14:textId="46AE60D1" w:rsidR="00464E4A" w:rsidRPr="007C0B8D" w:rsidDel="009A169A" w:rsidRDefault="00464E4A" w:rsidP="007C0B8D">
      <w:pPr>
        <w:pStyle w:val="code"/>
        <w:rPr>
          <w:del w:id="2644" w:author="Matty Kadosh" w:date="2015-08-01T16:20:00Z"/>
        </w:rPr>
      </w:pPr>
      <w:del w:id="2645" w:author="Matty Kadosh" w:date="2015-08-01T16:20:00Z">
        <w:r w:rsidDel="009A169A">
          <w:delText xml:space="preserve">* Return </w:delText>
        </w:r>
        <w:r w:rsidRPr="007C0B8D" w:rsidDel="009A169A">
          <w:delText>Values:</w:delText>
        </w:r>
      </w:del>
    </w:p>
    <w:p w14:paraId="72217055" w14:textId="2AC51522" w:rsidR="00464E4A" w:rsidRPr="007C0B8D" w:rsidDel="009A169A" w:rsidRDefault="00464E4A" w:rsidP="007C0B8D">
      <w:pPr>
        <w:pStyle w:val="code"/>
        <w:rPr>
          <w:del w:id="2646" w:author="Matty Kadosh" w:date="2015-08-01T16:20:00Z"/>
        </w:rPr>
      </w:pPr>
      <w:del w:id="2647" w:author="Matty Kadosh" w:date="2015-08-01T16:20:00Z">
        <w:r w:rsidRPr="007C0B8D" w:rsidDel="009A169A">
          <w:delText>*    SAI_STATUS_SUCCESS on success</w:delText>
        </w:r>
      </w:del>
    </w:p>
    <w:p w14:paraId="07DF6F55" w14:textId="65C87FB5" w:rsidR="00464E4A" w:rsidRPr="007C0B8D" w:rsidDel="009A169A" w:rsidRDefault="00464E4A" w:rsidP="007C0B8D">
      <w:pPr>
        <w:pStyle w:val="code"/>
        <w:rPr>
          <w:del w:id="2648" w:author="Matty Kadosh" w:date="2015-08-01T16:20:00Z"/>
        </w:rPr>
      </w:pPr>
      <w:del w:id="2649" w:author="Matty Kadosh" w:date="2015-08-01T16:20:00Z">
        <w:r w:rsidRPr="007C0B8D" w:rsidDel="009A169A">
          <w:delText>*    Failure status code on error</w:delText>
        </w:r>
      </w:del>
    </w:p>
    <w:p w14:paraId="21BECC80" w14:textId="57D83219" w:rsidR="00464E4A" w:rsidRPr="007C0B8D" w:rsidDel="009A169A" w:rsidRDefault="00464E4A" w:rsidP="007C0B8D">
      <w:pPr>
        <w:pStyle w:val="code"/>
        <w:rPr>
          <w:del w:id="2650" w:author="Matty Kadosh" w:date="2015-08-01T16:20:00Z"/>
        </w:rPr>
      </w:pPr>
      <w:del w:id="2651" w:author="Matty Kadosh" w:date="2015-08-01T16:20:00Z">
        <w:r w:rsidRPr="007C0B8D" w:rsidDel="009A169A">
          <w:delText>*/</w:delText>
        </w:r>
      </w:del>
    </w:p>
    <w:p w14:paraId="2FB7FBF4" w14:textId="1C06BFC7" w:rsidR="007C0B8D" w:rsidRPr="007C0B8D" w:rsidDel="009A169A" w:rsidRDefault="007C0B8D" w:rsidP="007C0B8D">
      <w:pPr>
        <w:pStyle w:val="code"/>
        <w:rPr>
          <w:del w:id="2652" w:author="Matty Kadosh" w:date="2015-08-01T16:20:00Z"/>
        </w:rPr>
      </w:pPr>
    </w:p>
    <w:p w14:paraId="404994FC" w14:textId="0A104ACF" w:rsidR="00262BDB" w:rsidRPr="007C0B8D" w:rsidDel="009A169A" w:rsidRDefault="00464E4A" w:rsidP="007C0B8D">
      <w:pPr>
        <w:pStyle w:val="code"/>
        <w:rPr>
          <w:del w:id="2653" w:author="Matty Kadosh" w:date="2015-08-01T16:20:00Z"/>
        </w:rPr>
      </w:pPr>
      <w:del w:id="2654" w:author="Matty Kadosh" w:date="2015-08-01T16:20:00Z">
        <w:r w:rsidRPr="007C0B8D" w:rsidDel="009A169A">
          <w:delText>typedef sai_stat</w:delText>
        </w:r>
        <w:r w:rsidR="007C0B8D" w:rsidRPr="007C0B8D" w:rsidDel="009A169A">
          <w:delText>us_t (*sai_create_buffer</w:delText>
        </w:r>
        <w:r w:rsidR="006D4B6F" w:rsidDel="009A169A">
          <w:delText>_pool</w:delText>
        </w:r>
        <w:r w:rsidR="007C0B8D" w:rsidRPr="007C0B8D" w:rsidDel="009A169A">
          <w:delText>_fn</w:delText>
        </w:r>
        <w:r w:rsidRPr="007C0B8D" w:rsidDel="009A169A">
          <w:delText>)(</w:delText>
        </w:r>
      </w:del>
    </w:p>
    <w:p w14:paraId="61E55D1D" w14:textId="641EC5C9" w:rsidR="00464E4A" w:rsidDel="009A169A" w:rsidRDefault="00464E4A" w:rsidP="007C0B8D">
      <w:pPr>
        <w:pStyle w:val="code"/>
        <w:rPr>
          <w:del w:id="2655" w:author="Matty Kadosh" w:date="2015-08-01T16:20:00Z"/>
        </w:rPr>
      </w:pPr>
      <w:del w:id="2656" w:author="Matty Kadosh" w:date="2015-08-01T16:20:00Z">
        <w:r w:rsidRPr="007C0B8D" w:rsidDel="009A169A">
          <w:delText xml:space="preserve">    _in_out</w:delText>
        </w:r>
      </w:del>
      <w:ins w:id="2657" w:author="Guohan Lu" w:date="2015-05-19T09:59:00Z">
        <w:del w:id="2658" w:author="Matty Kadosh" w:date="2015-08-01T16:20:00Z">
          <w:r w:rsidR="0093420F" w:rsidDel="009A169A">
            <w:delText>Out</w:delText>
          </w:r>
        </w:del>
      </w:ins>
      <w:del w:id="2659" w:author="Matty Kadosh" w:date="2015-08-01T16:20:00Z">
        <w:r w:rsidRPr="007C0B8D" w:rsidDel="009A169A">
          <w:delText xml:space="preserve"> sai_</w:delText>
        </w:r>
        <w:r w:rsidR="006D4B6F" w:rsidDel="009A169A">
          <w:delText>object</w:delText>
        </w:r>
        <w:r w:rsidR="00262BDB" w:rsidRPr="007C0B8D" w:rsidDel="009A169A">
          <w:delText>_id</w:delText>
        </w:r>
        <w:r w:rsidRPr="007C0B8D" w:rsidDel="009A169A">
          <w:delText xml:space="preserve">_t* </w:delText>
        </w:r>
        <w:r w:rsidR="006D4B6F" w:rsidDel="009A169A">
          <w:delText>pool</w:delText>
        </w:r>
        <w:r w:rsidR="00262BDB" w:rsidRPr="007C0B8D" w:rsidDel="009A169A">
          <w:delText>_</w:delText>
        </w:r>
        <w:r w:rsidR="00262BDB" w:rsidDel="009A169A">
          <w:delText>id</w:delText>
        </w:r>
        <w:r w:rsidDel="009A169A">
          <w:delText>,</w:delText>
        </w:r>
      </w:del>
    </w:p>
    <w:p w14:paraId="37320C02" w14:textId="2C07EE01" w:rsidR="00464E4A" w:rsidRPr="0093420F" w:rsidDel="009A169A" w:rsidRDefault="0093420F" w:rsidP="00464E4A">
      <w:pPr>
        <w:pStyle w:val="code"/>
        <w:rPr>
          <w:del w:id="2660" w:author="Matty Kadosh" w:date="2015-08-01T16:20:00Z"/>
          <w:color w:val="FF0000"/>
          <w:rPrChange w:id="2661" w:author="Guohan Lu" w:date="2015-05-19T09:59:00Z">
            <w:rPr>
              <w:del w:id="2662" w:author="Matty Kadosh" w:date="2015-08-01T16:20:00Z"/>
            </w:rPr>
          </w:rPrChange>
        </w:rPr>
      </w:pPr>
      <w:ins w:id="2663" w:author="Guohan Lu" w:date="2015-05-19T09:59:00Z">
        <w:del w:id="2664" w:author="Matty Kadosh" w:date="2015-08-01T16:20:00Z">
          <w:r w:rsidRPr="0093420F" w:rsidDel="009A169A">
            <w:rPr>
              <w:color w:val="FF0000"/>
              <w:rPrChange w:id="2665" w:author="Guohan Lu" w:date="2015-05-19T09:59:00Z">
                <w:rPr/>
              </w:rPrChange>
            </w:rPr>
            <w:delText>Missing attributes</w:delText>
          </w:r>
        </w:del>
      </w:ins>
    </w:p>
    <w:p w14:paraId="160386D7" w14:textId="4742730E" w:rsidR="00464E4A" w:rsidDel="009A169A" w:rsidRDefault="00464E4A" w:rsidP="00464E4A">
      <w:pPr>
        <w:pStyle w:val="code"/>
        <w:rPr>
          <w:del w:id="2666" w:author="Matty Kadosh" w:date="2015-08-01T16:20:00Z"/>
        </w:rPr>
      </w:pPr>
      <w:del w:id="2667" w:author="Matty Kadosh" w:date="2015-08-01T16:20:00Z">
        <w:r w:rsidDel="009A169A">
          <w:delText xml:space="preserve">   );</w:delText>
        </w:r>
      </w:del>
    </w:p>
    <w:p w14:paraId="20589EFA" w14:textId="5B44BFFE" w:rsidR="007C0B8D" w:rsidDel="009A169A" w:rsidRDefault="007C0B8D" w:rsidP="00464E4A">
      <w:pPr>
        <w:pStyle w:val="code"/>
        <w:rPr>
          <w:del w:id="2668" w:author="Matty Kadosh" w:date="2015-08-01T16:20:00Z"/>
        </w:rPr>
      </w:pPr>
    </w:p>
    <w:p w14:paraId="02D7B17E" w14:textId="7786604B" w:rsidR="007C0B8D" w:rsidDel="009A169A" w:rsidRDefault="007C0B8D" w:rsidP="00464E4A">
      <w:pPr>
        <w:pStyle w:val="code"/>
        <w:rPr>
          <w:del w:id="2669" w:author="Matty Kadosh" w:date="2015-08-01T16:20:00Z"/>
        </w:rPr>
      </w:pPr>
    </w:p>
    <w:p w14:paraId="27C0EBFE" w14:textId="79290219" w:rsidR="007C0B8D" w:rsidDel="009A169A" w:rsidRDefault="007C0B8D" w:rsidP="007C0B8D">
      <w:pPr>
        <w:pStyle w:val="code"/>
        <w:rPr>
          <w:del w:id="2670" w:author="Matty Kadosh" w:date="2015-08-01T16:20:00Z"/>
        </w:rPr>
      </w:pPr>
      <w:del w:id="2671" w:author="Matty Kadosh" w:date="2015-08-01T16:20:00Z">
        <w:r w:rsidDel="009A169A">
          <w:delText>/*</w:delText>
        </w:r>
      </w:del>
    </w:p>
    <w:p w14:paraId="2F2A321D" w14:textId="354265CE" w:rsidR="007C0B8D" w:rsidDel="009A169A" w:rsidRDefault="007C0B8D" w:rsidP="007C0B8D">
      <w:pPr>
        <w:pStyle w:val="code"/>
        <w:rPr>
          <w:del w:id="2672" w:author="Matty Kadosh" w:date="2015-08-01T16:20:00Z"/>
        </w:rPr>
      </w:pPr>
      <w:del w:id="2673" w:author="Matty Kadosh" w:date="2015-08-01T16:20:00Z">
        <w:r w:rsidDel="009A169A">
          <w:delText>* Routine Description:</w:delText>
        </w:r>
      </w:del>
    </w:p>
    <w:p w14:paraId="00D14DEB" w14:textId="472A9732" w:rsidR="007C0B8D" w:rsidDel="009A169A" w:rsidRDefault="007C0B8D" w:rsidP="007C0B8D">
      <w:pPr>
        <w:pStyle w:val="code"/>
        <w:rPr>
          <w:del w:id="2674" w:author="Matty Kadosh" w:date="2015-08-01T16:20:00Z"/>
        </w:rPr>
      </w:pPr>
      <w:del w:id="2675" w:author="Matty Kadosh" w:date="2015-08-01T16:20:00Z">
        <w:r w:rsidDel="009A169A">
          <w:delText>*    remove buffer</w:delText>
        </w:r>
        <w:r w:rsidR="006D4B6F" w:rsidDel="009A169A">
          <w:delText xml:space="preserve"> pool</w:delText>
        </w:r>
        <w:r w:rsidDel="009A169A">
          <w:delText xml:space="preserve">     .</w:delText>
        </w:r>
      </w:del>
    </w:p>
    <w:p w14:paraId="78A6D981" w14:textId="47F7468F" w:rsidR="007C0B8D" w:rsidDel="009A169A" w:rsidRDefault="007C0B8D" w:rsidP="007C0B8D">
      <w:pPr>
        <w:pStyle w:val="code"/>
        <w:rPr>
          <w:del w:id="2676" w:author="Matty Kadosh" w:date="2015-08-01T16:20:00Z"/>
        </w:rPr>
      </w:pPr>
      <w:del w:id="2677" w:author="Matty Kadosh" w:date="2015-08-01T16:20:00Z">
        <w:r w:rsidDel="009A169A">
          <w:delText>*</w:delText>
        </w:r>
      </w:del>
    </w:p>
    <w:p w14:paraId="33F31F5A" w14:textId="745ABD47" w:rsidR="007C0B8D" w:rsidDel="009A169A" w:rsidRDefault="007C0B8D" w:rsidP="007C0B8D">
      <w:pPr>
        <w:pStyle w:val="code"/>
        <w:rPr>
          <w:del w:id="2678" w:author="Matty Kadosh" w:date="2015-08-01T16:20:00Z"/>
        </w:rPr>
      </w:pPr>
      <w:del w:id="2679" w:author="Matty Kadosh" w:date="2015-08-01T16:20:00Z">
        <w:r w:rsidDel="009A169A">
          <w:delText>* Arguments:</w:delText>
        </w:r>
      </w:del>
    </w:p>
    <w:p w14:paraId="11069DE2" w14:textId="114BAC91" w:rsidR="007C0B8D" w:rsidDel="009A169A" w:rsidRDefault="008D0977" w:rsidP="007C0B8D">
      <w:pPr>
        <w:pStyle w:val="code"/>
        <w:rPr>
          <w:del w:id="2680" w:author="Matty Kadosh" w:date="2015-08-01T16:20:00Z"/>
        </w:rPr>
      </w:pPr>
      <w:del w:id="2681" w:author="Matty Kadosh" w:date="2015-08-01T16:20:00Z">
        <w:r w:rsidDel="009A169A">
          <w:delText>*  [in</w:delText>
        </w:r>
        <w:r w:rsidR="006D4B6F" w:rsidDel="009A169A">
          <w:delText>] pool_id  -pool</w:delText>
        </w:r>
        <w:r w:rsidR="007C0B8D" w:rsidDel="009A169A">
          <w:delText xml:space="preserve"> id </w:delText>
        </w:r>
      </w:del>
    </w:p>
    <w:p w14:paraId="45E3A6F1" w14:textId="1F27F34C" w:rsidR="007C0B8D" w:rsidDel="009A169A" w:rsidRDefault="007C0B8D" w:rsidP="007C0B8D">
      <w:pPr>
        <w:pStyle w:val="code"/>
        <w:rPr>
          <w:del w:id="2682" w:author="Matty Kadosh" w:date="2015-08-01T16:20:00Z"/>
        </w:rPr>
      </w:pPr>
      <w:del w:id="2683" w:author="Matty Kadosh" w:date="2015-08-01T16:20:00Z">
        <w:r w:rsidDel="009A169A">
          <w:delText xml:space="preserve">*  </w:delText>
        </w:r>
      </w:del>
    </w:p>
    <w:p w14:paraId="49883C19" w14:textId="5AAD5C10" w:rsidR="007C0B8D" w:rsidDel="009A169A" w:rsidRDefault="007C0B8D" w:rsidP="007C0B8D">
      <w:pPr>
        <w:pStyle w:val="code"/>
        <w:rPr>
          <w:del w:id="2684" w:author="Matty Kadosh" w:date="2015-08-01T16:20:00Z"/>
        </w:rPr>
      </w:pPr>
      <w:del w:id="2685" w:author="Matty Kadosh" w:date="2015-08-01T16:20:00Z">
        <w:r w:rsidDel="009A169A">
          <w:delText>*</w:delText>
        </w:r>
      </w:del>
    </w:p>
    <w:p w14:paraId="0A766F0A" w14:textId="47B1A728" w:rsidR="007C0B8D" w:rsidDel="009A169A" w:rsidRDefault="007C0B8D" w:rsidP="007C0B8D">
      <w:pPr>
        <w:pStyle w:val="code"/>
        <w:rPr>
          <w:del w:id="2686" w:author="Matty Kadosh" w:date="2015-08-01T16:20:00Z"/>
        </w:rPr>
      </w:pPr>
      <w:del w:id="2687" w:author="Matty Kadosh" w:date="2015-08-01T16:20:00Z">
        <w:r w:rsidDel="009A169A">
          <w:delText>* Return Values:</w:delText>
        </w:r>
      </w:del>
    </w:p>
    <w:p w14:paraId="7C8E91F2" w14:textId="05667F1A" w:rsidR="007C0B8D" w:rsidDel="009A169A" w:rsidRDefault="007C0B8D" w:rsidP="007C0B8D">
      <w:pPr>
        <w:pStyle w:val="code"/>
        <w:rPr>
          <w:del w:id="2688" w:author="Matty Kadosh" w:date="2015-08-01T16:20:00Z"/>
        </w:rPr>
      </w:pPr>
      <w:del w:id="2689" w:author="Matty Kadosh" w:date="2015-08-01T16:20:00Z">
        <w:r w:rsidDel="009A169A">
          <w:delText>*    SAI_STATUS_SUCCESS on success</w:delText>
        </w:r>
      </w:del>
    </w:p>
    <w:p w14:paraId="0481DD6A" w14:textId="4826CC8E" w:rsidR="007C0B8D" w:rsidDel="009A169A" w:rsidRDefault="007C0B8D" w:rsidP="007C0B8D">
      <w:pPr>
        <w:pStyle w:val="code"/>
        <w:rPr>
          <w:del w:id="2690" w:author="Matty Kadosh" w:date="2015-08-01T16:20:00Z"/>
        </w:rPr>
      </w:pPr>
      <w:del w:id="2691" w:author="Matty Kadosh" w:date="2015-08-01T16:20:00Z">
        <w:r w:rsidDel="009A169A">
          <w:delText>*    Failure status code on error</w:delText>
        </w:r>
      </w:del>
    </w:p>
    <w:p w14:paraId="0517DF96" w14:textId="138241B3" w:rsidR="007C0B8D" w:rsidDel="009A169A" w:rsidRDefault="007C0B8D" w:rsidP="007C0B8D">
      <w:pPr>
        <w:pStyle w:val="code"/>
        <w:rPr>
          <w:del w:id="2692" w:author="Matty Kadosh" w:date="2015-08-01T16:20:00Z"/>
        </w:rPr>
      </w:pPr>
      <w:del w:id="2693" w:author="Matty Kadosh" w:date="2015-08-01T16:20:00Z">
        <w:r w:rsidDel="009A169A">
          <w:delText>*/</w:delText>
        </w:r>
      </w:del>
    </w:p>
    <w:p w14:paraId="7FE93A2E" w14:textId="071F28E7" w:rsidR="007C0B8D" w:rsidDel="009A169A" w:rsidRDefault="007C0B8D" w:rsidP="007C0B8D">
      <w:pPr>
        <w:pStyle w:val="code"/>
        <w:rPr>
          <w:del w:id="2694" w:author="Matty Kadosh" w:date="2015-08-01T16:20:00Z"/>
        </w:rPr>
      </w:pPr>
    </w:p>
    <w:p w14:paraId="3169FBDC" w14:textId="115B8874" w:rsidR="007C0B8D" w:rsidDel="009A169A" w:rsidRDefault="007C0B8D" w:rsidP="007C0B8D">
      <w:pPr>
        <w:pStyle w:val="code"/>
        <w:rPr>
          <w:del w:id="2695" w:author="Matty Kadosh" w:date="2015-08-01T16:20:00Z"/>
        </w:rPr>
      </w:pPr>
      <w:del w:id="2696" w:author="Matty Kadosh" w:date="2015-08-01T16:20:00Z">
        <w:r w:rsidDel="009A169A">
          <w:delText>typedef sai_status_t (*</w:delText>
        </w:r>
        <w:r w:rsidRPr="007C0B8D" w:rsidDel="009A169A">
          <w:delText>sai_</w:delText>
        </w:r>
        <w:r w:rsidDel="009A169A">
          <w:delText>remove</w:delText>
        </w:r>
        <w:r w:rsidR="006D4B6F" w:rsidDel="009A169A">
          <w:delText>_buffer_pool</w:delText>
        </w:r>
        <w:r w:rsidRPr="007C0B8D" w:rsidDel="009A169A">
          <w:delText>_fn)(</w:delText>
        </w:r>
      </w:del>
    </w:p>
    <w:p w14:paraId="49EFF838" w14:textId="0B3A15FC" w:rsidR="007C0B8D" w:rsidDel="009A169A" w:rsidRDefault="008D0977" w:rsidP="00F333EB">
      <w:pPr>
        <w:pStyle w:val="code"/>
        <w:rPr>
          <w:del w:id="2697" w:author="Matty Kadosh" w:date="2015-08-01T16:20:00Z"/>
        </w:rPr>
      </w:pPr>
      <w:del w:id="2698" w:author="Matty Kadosh" w:date="2015-08-01T16:20:00Z">
        <w:r w:rsidDel="009A169A">
          <w:delText xml:space="preserve">    </w:delText>
        </w:r>
        <w:r w:rsidR="00F333EB" w:rsidDel="009A169A">
          <w:delText xml:space="preserve">                   </w:delText>
        </w:r>
        <w:r w:rsidDel="009A169A">
          <w:delText xml:space="preserve">_in_ </w:delText>
        </w:r>
        <w:r w:rsidR="006D4B6F" w:rsidDel="009A169A">
          <w:delText>sai_object</w:delText>
        </w:r>
        <w:r w:rsidR="007C0B8D" w:rsidDel="009A169A">
          <w:delText>_id_t*</w:delText>
        </w:r>
        <w:r w:rsidR="007C0B8D" w:rsidRPr="00EE6E17" w:rsidDel="009A169A">
          <w:delText xml:space="preserve"> </w:delText>
        </w:r>
        <w:r w:rsidR="006D4B6F" w:rsidDel="009A169A">
          <w:delText>pool</w:delText>
        </w:r>
        <w:r w:rsidR="00F333EB" w:rsidDel="009A169A">
          <w:delText>_id</w:delText>
        </w:r>
        <w:r w:rsidR="007C0B8D" w:rsidDel="009A169A">
          <w:delText>);</w:delText>
        </w:r>
      </w:del>
    </w:p>
    <w:p w14:paraId="16125942" w14:textId="4E6A27E8" w:rsidR="007C0B8D" w:rsidDel="009A169A" w:rsidRDefault="007C0B8D" w:rsidP="007C0B8D">
      <w:pPr>
        <w:pStyle w:val="code"/>
        <w:rPr>
          <w:del w:id="2699" w:author="Matty Kadosh" w:date="2015-08-01T16:20:00Z"/>
        </w:rPr>
      </w:pPr>
    </w:p>
    <w:p w14:paraId="58F6F571" w14:textId="5989D46F" w:rsidR="007C0B8D" w:rsidDel="009A169A" w:rsidRDefault="007C0B8D" w:rsidP="007C0B8D">
      <w:pPr>
        <w:pStyle w:val="code"/>
        <w:rPr>
          <w:del w:id="2700" w:author="Matty Kadosh" w:date="2015-08-01T16:20:00Z"/>
        </w:rPr>
      </w:pPr>
    </w:p>
    <w:p w14:paraId="1532E04C" w14:textId="17A78868" w:rsidR="007C0B8D" w:rsidDel="009A169A" w:rsidRDefault="007C0B8D" w:rsidP="007C0B8D">
      <w:pPr>
        <w:pStyle w:val="code"/>
        <w:rPr>
          <w:del w:id="2701" w:author="Matty Kadosh" w:date="2015-08-01T16:20:00Z"/>
        </w:rPr>
      </w:pPr>
    </w:p>
    <w:p w14:paraId="5BD37AD5" w14:textId="1128CEB5" w:rsidR="007C0B8D" w:rsidDel="009A169A" w:rsidRDefault="007C0B8D" w:rsidP="007C0B8D">
      <w:pPr>
        <w:pStyle w:val="code"/>
        <w:rPr>
          <w:del w:id="2702" w:author="Matty Kadosh" w:date="2015-08-01T16:20:00Z"/>
        </w:rPr>
      </w:pPr>
    </w:p>
    <w:p w14:paraId="5B1C1232" w14:textId="658EAFD2" w:rsidR="007C0B8D" w:rsidDel="009A169A" w:rsidRDefault="007C0B8D" w:rsidP="007C0B8D">
      <w:pPr>
        <w:pStyle w:val="code"/>
        <w:rPr>
          <w:del w:id="2703" w:author="Matty Kadosh" w:date="2015-08-01T16:20:00Z"/>
        </w:rPr>
      </w:pPr>
    </w:p>
    <w:p w14:paraId="5EF2F9AE" w14:textId="2DFC02BA" w:rsidR="007C0B8D" w:rsidDel="009A169A" w:rsidRDefault="007C0B8D" w:rsidP="007C0B8D">
      <w:pPr>
        <w:pStyle w:val="code"/>
        <w:rPr>
          <w:del w:id="2704" w:author="Matty Kadosh" w:date="2015-08-01T16:20:00Z"/>
        </w:rPr>
      </w:pPr>
    </w:p>
    <w:p w14:paraId="2A61692B" w14:textId="38016194" w:rsidR="007C0B8D" w:rsidDel="009A169A" w:rsidRDefault="007C0B8D" w:rsidP="007C0B8D">
      <w:pPr>
        <w:pStyle w:val="code"/>
        <w:rPr>
          <w:del w:id="2705" w:author="Matty Kadosh" w:date="2015-08-01T16:20:00Z"/>
        </w:rPr>
      </w:pPr>
    </w:p>
    <w:p w14:paraId="760C721B" w14:textId="28093399" w:rsidR="007C0B8D" w:rsidDel="009A169A" w:rsidRDefault="007C0B8D" w:rsidP="007C0B8D">
      <w:pPr>
        <w:pStyle w:val="code"/>
        <w:rPr>
          <w:del w:id="2706" w:author="Matty Kadosh" w:date="2015-08-01T16:20:00Z"/>
        </w:rPr>
      </w:pPr>
    </w:p>
    <w:p w14:paraId="56826DB1" w14:textId="040D3D57" w:rsidR="007C0B8D" w:rsidDel="009A169A" w:rsidRDefault="007C0B8D" w:rsidP="007C0B8D">
      <w:pPr>
        <w:pStyle w:val="code"/>
        <w:rPr>
          <w:del w:id="2707" w:author="Matty Kadosh" w:date="2015-08-01T16:20:00Z"/>
        </w:rPr>
      </w:pPr>
    </w:p>
    <w:p w14:paraId="64B7111D" w14:textId="0AF6F465" w:rsidR="007C0B8D" w:rsidDel="009A169A" w:rsidRDefault="007C0B8D" w:rsidP="007C0B8D">
      <w:pPr>
        <w:pStyle w:val="code"/>
        <w:rPr>
          <w:del w:id="2708" w:author="Matty Kadosh" w:date="2015-08-01T16:20:00Z"/>
        </w:rPr>
      </w:pPr>
    </w:p>
    <w:p w14:paraId="5E18825D" w14:textId="3F0A8C9A" w:rsidR="007C0B8D" w:rsidDel="009A169A" w:rsidRDefault="007C0B8D" w:rsidP="007C0B8D">
      <w:pPr>
        <w:pStyle w:val="code"/>
        <w:rPr>
          <w:del w:id="2709" w:author="Matty Kadosh" w:date="2015-08-01T16:20:00Z"/>
        </w:rPr>
      </w:pPr>
    </w:p>
    <w:p w14:paraId="6D4E1B26" w14:textId="12C0B57B" w:rsidR="007C0B8D" w:rsidDel="009A169A" w:rsidRDefault="007C0B8D" w:rsidP="007C0B8D">
      <w:pPr>
        <w:pStyle w:val="code"/>
        <w:rPr>
          <w:del w:id="2710" w:author="Matty Kadosh" w:date="2015-08-01T16:20:00Z"/>
        </w:rPr>
      </w:pPr>
    </w:p>
    <w:p w14:paraId="68747A30" w14:textId="05FEF8BE" w:rsidR="007C0B8D" w:rsidRPr="007C0B8D" w:rsidDel="009A169A" w:rsidRDefault="007C0B8D" w:rsidP="007C0B8D">
      <w:pPr>
        <w:pStyle w:val="code"/>
        <w:rPr>
          <w:del w:id="2711" w:author="Matty Kadosh" w:date="2015-08-01T16:20:00Z"/>
        </w:rPr>
      </w:pPr>
      <w:del w:id="2712" w:author="Matty Kadosh" w:date="2015-08-01T16:20:00Z">
        <w:r w:rsidRPr="007C0B8D" w:rsidDel="009A169A">
          <w:delText>/*</w:delText>
        </w:r>
      </w:del>
    </w:p>
    <w:p w14:paraId="5780672A" w14:textId="21994853" w:rsidR="007C0B8D" w:rsidRPr="007C0B8D" w:rsidDel="009A169A" w:rsidRDefault="007C0B8D" w:rsidP="007C0B8D">
      <w:pPr>
        <w:pStyle w:val="code"/>
        <w:rPr>
          <w:del w:id="2713" w:author="Matty Kadosh" w:date="2015-08-01T16:20:00Z"/>
        </w:rPr>
      </w:pPr>
      <w:del w:id="2714" w:author="Matty Kadosh" w:date="2015-08-01T16:20:00Z">
        <w:r w:rsidRPr="007C0B8D" w:rsidDel="009A169A">
          <w:delText>* Routine Description:</w:delText>
        </w:r>
      </w:del>
    </w:p>
    <w:p w14:paraId="7402AD64" w14:textId="59638C71" w:rsidR="007C0B8D" w:rsidRPr="007C0B8D" w:rsidDel="009A169A" w:rsidRDefault="007C0B8D" w:rsidP="007C0B8D">
      <w:pPr>
        <w:pStyle w:val="code"/>
        <w:rPr>
          <w:del w:id="2715" w:author="Matty Kadosh" w:date="2015-08-01T16:20:00Z"/>
        </w:rPr>
      </w:pPr>
      <w:del w:id="2716" w:author="Matty Kadosh" w:date="2015-08-01T16:20:00Z">
        <w:r w:rsidRPr="007C0B8D" w:rsidDel="009A169A">
          <w:delText>* set buffer</w:delText>
        </w:r>
        <w:r w:rsidR="006D4B6F" w:rsidDel="009A169A">
          <w:delText xml:space="preserve"> pool</w:delText>
        </w:r>
        <w:r w:rsidRPr="007C0B8D" w:rsidDel="009A169A">
          <w:delText xml:space="preserve"> attributes.</w:delText>
        </w:r>
      </w:del>
    </w:p>
    <w:p w14:paraId="25C2CE30" w14:textId="5B0FA317" w:rsidR="007C0B8D" w:rsidRPr="007C0B8D" w:rsidDel="009A169A" w:rsidRDefault="007C0B8D" w:rsidP="007C0B8D">
      <w:pPr>
        <w:pStyle w:val="code"/>
        <w:rPr>
          <w:del w:id="2717" w:author="Matty Kadosh" w:date="2015-08-01T16:20:00Z"/>
        </w:rPr>
      </w:pPr>
      <w:del w:id="2718" w:author="Matty Kadosh" w:date="2015-08-01T16:20:00Z">
        <w:r w:rsidRPr="007C0B8D" w:rsidDel="009A169A">
          <w:delText>* Arguments:</w:delText>
        </w:r>
      </w:del>
    </w:p>
    <w:p w14:paraId="3D6CE0D4" w14:textId="1F120F31" w:rsidR="007C0B8D" w:rsidRPr="007C0B8D" w:rsidDel="009A169A" w:rsidRDefault="006D4B6F" w:rsidP="007C0B8D">
      <w:pPr>
        <w:pStyle w:val="code"/>
        <w:rPr>
          <w:del w:id="2719" w:author="Matty Kadosh" w:date="2015-08-01T16:20:00Z"/>
        </w:rPr>
      </w:pPr>
      <w:del w:id="2720" w:author="Matty Kadosh" w:date="2015-08-01T16:20:00Z">
        <w:r w:rsidDel="009A169A">
          <w:delText>* [in] pool</w:delText>
        </w:r>
        <w:r w:rsidR="001E208A" w:rsidDel="009A169A">
          <w:delText>_id – pool</w:delText>
        </w:r>
        <w:r w:rsidR="007C0B8D" w:rsidRPr="007C0B8D" w:rsidDel="009A169A">
          <w:delText xml:space="preserve"> id </w:delText>
        </w:r>
      </w:del>
    </w:p>
    <w:p w14:paraId="14F9F33E" w14:textId="5866D060" w:rsidR="008D0977" w:rsidDel="009A169A" w:rsidRDefault="007C0B8D" w:rsidP="008D0977">
      <w:pPr>
        <w:pStyle w:val="code"/>
        <w:rPr>
          <w:del w:id="2721" w:author="Matty Kadosh" w:date="2015-08-01T16:20:00Z"/>
        </w:rPr>
      </w:pPr>
      <w:del w:id="2722" w:author="Matty Kadosh" w:date="2015-08-01T16:20:00Z">
        <w:r w:rsidRPr="007C0B8D" w:rsidDel="009A169A">
          <w:delText xml:space="preserve">* </w:delText>
        </w:r>
        <w:r w:rsidR="008D0977" w:rsidDel="009A169A">
          <w:delText>[in]</w:delText>
        </w:r>
        <w:r w:rsidR="008D0977" w:rsidRPr="00144C06" w:rsidDel="009A169A">
          <w:delText xml:space="preserve"> </w:delText>
        </w:r>
        <w:r w:rsidR="008D0977" w:rsidDel="009A169A">
          <w:delText>attr_count - n</w:delText>
        </w:r>
        <w:r w:rsidR="008D0977" w:rsidRPr="00144C06" w:rsidDel="009A169A">
          <w:delText>umber of attributes</w:delText>
        </w:r>
      </w:del>
    </w:p>
    <w:p w14:paraId="53F55D46" w14:textId="697D3A55" w:rsidR="007C0B8D" w:rsidRPr="007C0B8D" w:rsidDel="009A169A" w:rsidRDefault="008D0977" w:rsidP="008D0977">
      <w:pPr>
        <w:pStyle w:val="code"/>
        <w:rPr>
          <w:del w:id="2723" w:author="Matty Kadosh" w:date="2015-08-01T16:20:00Z"/>
        </w:rPr>
      </w:pPr>
      <w:del w:id="2724"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007C0B8D" w:rsidRPr="007C0B8D" w:rsidDel="009A169A">
          <w:delText xml:space="preserve"> </w:delText>
        </w:r>
      </w:del>
    </w:p>
    <w:p w14:paraId="070838C6" w14:textId="0433ABCB" w:rsidR="007C0B8D" w:rsidRPr="007C0B8D" w:rsidDel="009A169A" w:rsidRDefault="007C0B8D" w:rsidP="007C0B8D">
      <w:pPr>
        <w:pStyle w:val="code"/>
        <w:rPr>
          <w:del w:id="2725" w:author="Matty Kadosh" w:date="2015-08-01T16:20:00Z"/>
        </w:rPr>
      </w:pPr>
      <w:del w:id="2726" w:author="Matty Kadosh" w:date="2015-08-01T16:20:00Z">
        <w:r w:rsidRPr="007C0B8D" w:rsidDel="009A169A">
          <w:delText>*</w:delText>
        </w:r>
      </w:del>
    </w:p>
    <w:p w14:paraId="6176BE72" w14:textId="4D524736" w:rsidR="007C0B8D" w:rsidRPr="007C0B8D" w:rsidDel="009A169A" w:rsidRDefault="007C0B8D" w:rsidP="007C0B8D">
      <w:pPr>
        <w:pStyle w:val="code"/>
        <w:rPr>
          <w:del w:id="2727" w:author="Matty Kadosh" w:date="2015-08-01T16:20:00Z"/>
        </w:rPr>
      </w:pPr>
      <w:del w:id="2728" w:author="Matty Kadosh" w:date="2015-08-01T16:20:00Z">
        <w:r w:rsidRPr="007C0B8D" w:rsidDel="009A169A">
          <w:delText>* Return Values:</w:delText>
        </w:r>
      </w:del>
    </w:p>
    <w:p w14:paraId="2375164C" w14:textId="6882D2DC" w:rsidR="007C0B8D" w:rsidRPr="007C0B8D" w:rsidDel="009A169A" w:rsidRDefault="007C0B8D" w:rsidP="007C0B8D">
      <w:pPr>
        <w:pStyle w:val="code"/>
        <w:rPr>
          <w:del w:id="2729" w:author="Matty Kadosh" w:date="2015-08-01T16:20:00Z"/>
        </w:rPr>
      </w:pPr>
      <w:del w:id="2730" w:author="Matty Kadosh" w:date="2015-08-01T16:20:00Z">
        <w:r w:rsidRPr="007C0B8D" w:rsidDel="009A169A">
          <w:delText>* SAI_STATUS_SUCCESS on success</w:delText>
        </w:r>
      </w:del>
    </w:p>
    <w:p w14:paraId="5DE53740" w14:textId="7DE01F81" w:rsidR="007C0B8D" w:rsidRPr="007C0B8D" w:rsidDel="009A169A" w:rsidRDefault="007C0B8D" w:rsidP="007C0B8D">
      <w:pPr>
        <w:pStyle w:val="code"/>
        <w:rPr>
          <w:del w:id="2731" w:author="Matty Kadosh" w:date="2015-08-01T16:20:00Z"/>
        </w:rPr>
      </w:pPr>
      <w:del w:id="2732" w:author="Matty Kadosh" w:date="2015-08-01T16:20:00Z">
        <w:r w:rsidRPr="007C0B8D" w:rsidDel="009A169A">
          <w:delText>* Failure status code on error</w:delText>
        </w:r>
      </w:del>
    </w:p>
    <w:p w14:paraId="3D8583B1" w14:textId="1A25930C" w:rsidR="007C0B8D" w:rsidRPr="007C0B8D" w:rsidDel="009A169A" w:rsidRDefault="007C0B8D" w:rsidP="007C0B8D">
      <w:pPr>
        <w:pStyle w:val="code"/>
        <w:rPr>
          <w:del w:id="2733" w:author="Matty Kadosh" w:date="2015-08-01T16:20:00Z"/>
        </w:rPr>
      </w:pPr>
      <w:del w:id="2734" w:author="Matty Kadosh" w:date="2015-08-01T16:20:00Z">
        <w:r w:rsidRPr="007C0B8D" w:rsidDel="009A169A">
          <w:delText>*/</w:delText>
        </w:r>
      </w:del>
    </w:p>
    <w:p w14:paraId="4619F74A" w14:textId="7FBBEDDA" w:rsidR="007C0B8D" w:rsidDel="009A169A" w:rsidRDefault="007C0B8D" w:rsidP="007C0B8D">
      <w:pPr>
        <w:pStyle w:val="code"/>
        <w:rPr>
          <w:del w:id="2735" w:author="Matty Kadosh" w:date="2015-08-01T16:20:00Z"/>
        </w:rPr>
      </w:pPr>
      <w:del w:id="2736" w:author="Matty Kadosh" w:date="2015-08-01T16:20:00Z">
        <w:r w:rsidRPr="007C0B8D" w:rsidDel="009A169A">
          <w:delText>typedef sai_status_t (*sai_set_buffer_</w:delText>
        </w:r>
        <w:r w:rsidR="001E208A" w:rsidDel="009A169A">
          <w:delText>pool_</w:delText>
        </w:r>
        <w:r w:rsidRPr="007C0B8D" w:rsidDel="009A169A">
          <w:delText>attr_fn)(</w:delText>
        </w:r>
      </w:del>
    </w:p>
    <w:p w14:paraId="6D30B17D" w14:textId="33ED3B75" w:rsidR="008D0977" w:rsidDel="009A169A" w:rsidRDefault="008D0977" w:rsidP="00F333EB">
      <w:pPr>
        <w:pStyle w:val="code"/>
        <w:rPr>
          <w:del w:id="2737" w:author="Matty Kadosh" w:date="2015-08-01T16:20:00Z"/>
        </w:rPr>
      </w:pPr>
      <w:del w:id="2738" w:author="Matty Kadosh" w:date="2015-08-01T16:20:00Z">
        <w:r w:rsidDel="009A169A">
          <w:delText xml:space="preserve">      </w:delText>
        </w:r>
        <w:r w:rsidDel="009A169A">
          <w:tab/>
        </w:r>
        <w:r w:rsidDel="009A169A">
          <w:tab/>
        </w:r>
        <w:r w:rsidDel="009A169A">
          <w:tab/>
          <w:delText xml:space="preserve"> </w:delText>
        </w:r>
        <w:r w:rsidR="006D4B6F"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0015FFED" w14:textId="1D3872ED" w:rsidR="008D0977" w:rsidDel="009A169A" w:rsidRDefault="008D0977" w:rsidP="008D0977">
      <w:pPr>
        <w:pStyle w:val="code"/>
        <w:rPr>
          <w:del w:id="2739" w:author="Matty Kadosh" w:date="2015-08-01T16:20:00Z"/>
        </w:rPr>
      </w:pPr>
      <w:del w:id="2740" w:author="Matty Kadosh" w:date="2015-08-01T16:20:00Z">
        <w:r w:rsidDel="009A169A">
          <w:delText xml:space="preserve">    </w:delText>
        </w:r>
        <w:r w:rsidDel="009A169A">
          <w:tab/>
        </w:r>
        <w:r w:rsidDel="009A169A">
          <w:tab/>
          <w:delText xml:space="preserve"> </w:delText>
        </w:r>
        <w:r w:rsidDel="009A169A">
          <w:tab/>
          <w:delText xml:space="preserve"> </w:delText>
        </w:r>
        <w:r w:rsidR="00F333EB" w:rsidDel="009A169A">
          <w:delText>_In_ sai_attr_t * attr);</w:delText>
        </w:r>
      </w:del>
    </w:p>
    <w:p w14:paraId="6707CFC8" w14:textId="199D9D9B" w:rsidR="008D0977" w:rsidDel="009A169A" w:rsidRDefault="008D0977" w:rsidP="008D0977">
      <w:pPr>
        <w:pStyle w:val="code"/>
        <w:rPr>
          <w:del w:id="2741" w:author="Matty Kadosh" w:date="2015-08-01T16:20:00Z"/>
        </w:rPr>
      </w:pPr>
      <w:del w:id="2742" w:author="Matty Kadosh" w:date="2015-08-01T16:20:00Z">
        <w:r w:rsidDel="009A169A">
          <w:delText>);</w:delText>
        </w:r>
      </w:del>
    </w:p>
    <w:p w14:paraId="31BB1DB3" w14:textId="4EB3FCEE" w:rsidR="008D0977" w:rsidDel="009A169A" w:rsidRDefault="008D0977" w:rsidP="008D0977">
      <w:pPr>
        <w:pStyle w:val="code"/>
        <w:rPr>
          <w:del w:id="2743" w:author="Matty Kadosh" w:date="2015-08-01T16:20:00Z"/>
        </w:rPr>
      </w:pPr>
    </w:p>
    <w:p w14:paraId="726F2EAC" w14:textId="69FB0416" w:rsidR="008D0977" w:rsidRPr="007C0B8D" w:rsidDel="009A169A" w:rsidRDefault="008D0977" w:rsidP="008D0977">
      <w:pPr>
        <w:pStyle w:val="code"/>
        <w:rPr>
          <w:del w:id="2744" w:author="Matty Kadosh" w:date="2015-08-01T16:20:00Z"/>
        </w:rPr>
      </w:pPr>
      <w:del w:id="2745" w:author="Matty Kadosh" w:date="2015-08-01T16:20:00Z">
        <w:r w:rsidRPr="007C0B8D" w:rsidDel="009A169A">
          <w:delText>/*</w:delText>
        </w:r>
      </w:del>
    </w:p>
    <w:p w14:paraId="2E5E63BD" w14:textId="5DD8A0B9" w:rsidR="008D0977" w:rsidRPr="007C0B8D" w:rsidDel="009A169A" w:rsidRDefault="008D0977" w:rsidP="008D0977">
      <w:pPr>
        <w:pStyle w:val="code"/>
        <w:rPr>
          <w:del w:id="2746" w:author="Matty Kadosh" w:date="2015-08-01T16:20:00Z"/>
        </w:rPr>
      </w:pPr>
      <w:del w:id="2747" w:author="Matty Kadosh" w:date="2015-08-01T16:20:00Z">
        <w:r w:rsidRPr="007C0B8D" w:rsidDel="009A169A">
          <w:delText>* Routine Description:</w:delText>
        </w:r>
      </w:del>
    </w:p>
    <w:p w14:paraId="762508D2" w14:textId="62FBFE8A" w:rsidR="008D0977" w:rsidRPr="007C0B8D" w:rsidDel="009A169A" w:rsidRDefault="008D0977" w:rsidP="008D0977">
      <w:pPr>
        <w:pStyle w:val="code"/>
        <w:rPr>
          <w:del w:id="2748" w:author="Matty Kadosh" w:date="2015-08-01T16:20:00Z"/>
        </w:rPr>
      </w:pPr>
      <w:del w:id="2749" w:author="Matty Kadosh" w:date="2015-08-01T16:20:00Z">
        <w:r w:rsidDel="009A169A">
          <w:delText>* get</w:delText>
        </w:r>
        <w:r w:rsidRPr="007C0B8D" w:rsidDel="009A169A">
          <w:delText xml:space="preserve"> buffer</w:delText>
        </w:r>
        <w:r w:rsidR="001E208A" w:rsidDel="009A169A">
          <w:delText xml:space="preserve"> pool</w:delText>
        </w:r>
        <w:r w:rsidRPr="007C0B8D" w:rsidDel="009A169A">
          <w:delText xml:space="preserve"> attributes.</w:delText>
        </w:r>
      </w:del>
    </w:p>
    <w:p w14:paraId="05D06537" w14:textId="7860D696" w:rsidR="008D0977" w:rsidRPr="007C0B8D" w:rsidDel="009A169A" w:rsidRDefault="008D0977" w:rsidP="008D0977">
      <w:pPr>
        <w:pStyle w:val="code"/>
        <w:rPr>
          <w:del w:id="2750" w:author="Matty Kadosh" w:date="2015-08-01T16:20:00Z"/>
        </w:rPr>
      </w:pPr>
      <w:del w:id="2751" w:author="Matty Kadosh" w:date="2015-08-01T16:20:00Z">
        <w:r w:rsidRPr="007C0B8D" w:rsidDel="009A169A">
          <w:delText>* Arguments:</w:delText>
        </w:r>
      </w:del>
    </w:p>
    <w:p w14:paraId="26C7AB73" w14:textId="654FABE1" w:rsidR="008D0977" w:rsidRPr="007C0B8D" w:rsidDel="009A169A" w:rsidRDefault="001E208A" w:rsidP="008D0977">
      <w:pPr>
        <w:pStyle w:val="code"/>
        <w:rPr>
          <w:del w:id="2752" w:author="Matty Kadosh" w:date="2015-08-01T16:20:00Z"/>
        </w:rPr>
      </w:pPr>
      <w:del w:id="2753" w:author="Matty Kadosh" w:date="2015-08-01T16:20:00Z">
        <w:r w:rsidDel="009A169A">
          <w:delText>* [in] pool_id – pool</w:delText>
        </w:r>
        <w:r w:rsidR="008D0977" w:rsidRPr="007C0B8D" w:rsidDel="009A169A">
          <w:delText xml:space="preserve"> id </w:delText>
        </w:r>
      </w:del>
    </w:p>
    <w:p w14:paraId="550924A8" w14:textId="001760EE" w:rsidR="008D0977" w:rsidDel="009A169A" w:rsidRDefault="008D0977" w:rsidP="008D0977">
      <w:pPr>
        <w:pStyle w:val="code"/>
        <w:rPr>
          <w:del w:id="2754" w:author="Matty Kadosh" w:date="2015-08-01T16:20:00Z"/>
        </w:rPr>
      </w:pPr>
      <w:del w:id="2755"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5AD01E9E" w14:textId="0034AC05" w:rsidR="008D0977" w:rsidRPr="007C0B8D" w:rsidDel="009A169A" w:rsidRDefault="008D0977" w:rsidP="008D0977">
      <w:pPr>
        <w:pStyle w:val="code"/>
        <w:rPr>
          <w:del w:id="2756" w:author="Matty Kadosh" w:date="2015-08-01T16:20:00Z"/>
        </w:rPr>
      </w:pPr>
      <w:del w:id="2757"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D336837" w14:textId="7FB7EDDD" w:rsidR="008D0977" w:rsidRPr="007C0B8D" w:rsidDel="009A169A" w:rsidRDefault="008D0977" w:rsidP="008D0977">
      <w:pPr>
        <w:pStyle w:val="code"/>
        <w:rPr>
          <w:del w:id="2758" w:author="Matty Kadosh" w:date="2015-08-01T16:20:00Z"/>
        </w:rPr>
      </w:pPr>
      <w:del w:id="2759" w:author="Matty Kadosh" w:date="2015-08-01T16:20:00Z">
        <w:r w:rsidRPr="007C0B8D" w:rsidDel="009A169A">
          <w:delText>*</w:delText>
        </w:r>
      </w:del>
    </w:p>
    <w:p w14:paraId="3831F77F" w14:textId="4E2D4460" w:rsidR="008D0977" w:rsidRPr="007C0B8D" w:rsidDel="009A169A" w:rsidRDefault="008D0977" w:rsidP="008D0977">
      <w:pPr>
        <w:pStyle w:val="code"/>
        <w:rPr>
          <w:del w:id="2760" w:author="Matty Kadosh" w:date="2015-08-01T16:20:00Z"/>
        </w:rPr>
      </w:pPr>
      <w:del w:id="2761" w:author="Matty Kadosh" w:date="2015-08-01T16:20:00Z">
        <w:r w:rsidRPr="007C0B8D" w:rsidDel="009A169A">
          <w:delText>* Return Values:</w:delText>
        </w:r>
      </w:del>
    </w:p>
    <w:p w14:paraId="6FF0A42B" w14:textId="39A5004D" w:rsidR="008D0977" w:rsidRPr="007C0B8D" w:rsidDel="009A169A" w:rsidRDefault="008D0977" w:rsidP="008D0977">
      <w:pPr>
        <w:pStyle w:val="code"/>
        <w:rPr>
          <w:del w:id="2762" w:author="Matty Kadosh" w:date="2015-08-01T16:20:00Z"/>
        </w:rPr>
      </w:pPr>
      <w:del w:id="2763" w:author="Matty Kadosh" w:date="2015-08-01T16:20:00Z">
        <w:r w:rsidRPr="007C0B8D" w:rsidDel="009A169A">
          <w:delText>* SAI_STATUS_SUCCESS on success</w:delText>
        </w:r>
      </w:del>
    </w:p>
    <w:p w14:paraId="7DD6E813" w14:textId="0A095342" w:rsidR="008D0977" w:rsidRPr="007C0B8D" w:rsidDel="009A169A" w:rsidRDefault="008D0977" w:rsidP="008D0977">
      <w:pPr>
        <w:pStyle w:val="code"/>
        <w:rPr>
          <w:del w:id="2764" w:author="Matty Kadosh" w:date="2015-08-01T16:20:00Z"/>
        </w:rPr>
      </w:pPr>
      <w:del w:id="2765" w:author="Matty Kadosh" w:date="2015-08-01T16:20:00Z">
        <w:r w:rsidRPr="007C0B8D" w:rsidDel="009A169A">
          <w:delText>* Failure status code on error</w:delText>
        </w:r>
      </w:del>
    </w:p>
    <w:p w14:paraId="389214D1" w14:textId="22CBB0D1" w:rsidR="008D0977" w:rsidRPr="007C0B8D" w:rsidDel="009A169A" w:rsidRDefault="008D0977" w:rsidP="008D0977">
      <w:pPr>
        <w:pStyle w:val="code"/>
        <w:rPr>
          <w:del w:id="2766" w:author="Matty Kadosh" w:date="2015-08-01T16:20:00Z"/>
        </w:rPr>
      </w:pPr>
      <w:del w:id="2767" w:author="Matty Kadosh" w:date="2015-08-01T16:20:00Z">
        <w:r w:rsidRPr="007C0B8D" w:rsidDel="009A169A">
          <w:delText>*/</w:delText>
        </w:r>
      </w:del>
    </w:p>
    <w:p w14:paraId="57356FC4" w14:textId="10434F51" w:rsidR="008D0977" w:rsidDel="009A169A" w:rsidRDefault="008D0977" w:rsidP="008D0977">
      <w:pPr>
        <w:pStyle w:val="code"/>
        <w:rPr>
          <w:del w:id="2768" w:author="Matty Kadosh" w:date="2015-08-01T16:20:00Z"/>
        </w:rPr>
      </w:pPr>
      <w:del w:id="2769" w:author="Matty Kadosh" w:date="2015-08-01T16:20:00Z">
        <w:r w:rsidDel="009A169A">
          <w:delText>typedef sai_status_t (*sai_g</w:delText>
        </w:r>
        <w:r w:rsidRPr="007C0B8D" w:rsidDel="009A169A">
          <w:delText>et_buffer_</w:delText>
        </w:r>
        <w:r w:rsidR="001E208A" w:rsidDel="009A169A">
          <w:delText>pool_</w:delText>
        </w:r>
        <w:r w:rsidRPr="007C0B8D" w:rsidDel="009A169A">
          <w:delText>attr_fn)(</w:delText>
        </w:r>
      </w:del>
    </w:p>
    <w:p w14:paraId="380D83E0" w14:textId="40E51A45" w:rsidR="008D0977" w:rsidDel="009A169A" w:rsidRDefault="008D0977" w:rsidP="008D0977">
      <w:pPr>
        <w:pStyle w:val="code"/>
        <w:rPr>
          <w:del w:id="2770" w:author="Matty Kadosh" w:date="2015-08-01T16:20:00Z"/>
        </w:rPr>
      </w:pPr>
      <w:del w:id="2771" w:author="Matty Kadosh" w:date="2015-08-01T16:20:00Z">
        <w:r w:rsidDel="009A169A">
          <w:delText xml:space="preserve">      </w:delText>
        </w:r>
        <w:r w:rsidDel="009A169A">
          <w:tab/>
        </w:r>
        <w:r w:rsidDel="009A169A">
          <w:tab/>
        </w:r>
        <w:r w:rsidDel="009A169A">
          <w:tab/>
          <w:delText xml:space="preserve"> </w:delText>
        </w:r>
        <w:r w:rsidR="001E208A"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798901C3" w14:textId="302D9DF6" w:rsidR="008D0977" w:rsidDel="009A169A" w:rsidRDefault="008D0977" w:rsidP="008D0977">
      <w:pPr>
        <w:pStyle w:val="code"/>
        <w:rPr>
          <w:del w:id="2772" w:author="Matty Kadosh" w:date="2015-08-01T16:20:00Z"/>
        </w:rPr>
      </w:pPr>
      <w:del w:id="2773" w:author="Matty Kadosh" w:date="2015-08-01T16:20:00Z">
        <w:r w:rsidDel="009A169A">
          <w:delText xml:space="preserve">    </w:delText>
        </w:r>
        <w:r w:rsidDel="009A169A">
          <w:tab/>
        </w:r>
        <w:r w:rsidDel="009A169A">
          <w:tab/>
        </w:r>
        <w:r w:rsidDel="009A169A">
          <w:tab/>
          <w:delText xml:space="preserve"> _In_ int attr_count,</w:delText>
        </w:r>
      </w:del>
    </w:p>
    <w:p w14:paraId="18158A6E" w14:textId="39E1FCC0" w:rsidR="008D0977" w:rsidDel="009A169A" w:rsidRDefault="008D0977" w:rsidP="008D0977">
      <w:pPr>
        <w:pStyle w:val="code"/>
        <w:rPr>
          <w:del w:id="2774" w:author="Matty Kadosh" w:date="2015-08-01T16:20:00Z"/>
        </w:rPr>
      </w:pPr>
      <w:del w:id="2775"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D6C69B8" w14:textId="7296A5B3" w:rsidR="008D0977" w:rsidRPr="007C0B8D" w:rsidDel="009A169A" w:rsidRDefault="008D0977" w:rsidP="007C0B8D">
      <w:pPr>
        <w:pStyle w:val="code"/>
        <w:rPr>
          <w:del w:id="2776" w:author="Matty Kadosh" w:date="2015-08-01T16:20:00Z"/>
        </w:rPr>
      </w:pPr>
      <w:del w:id="2777" w:author="Matty Kadosh" w:date="2015-08-01T16:20:00Z">
        <w:r w:rsidDel="009A169A">
          <w:delText>);</w:delText>
        </w:r>
      </w:del>
    </w:p>
    <w:p w14:paraId="13205D76" w14:textId="185FBA7E" w:rsidR="00C82EF0" w:rsidDel="009A169A" w:rsidRDefault="00C82EF0" w:rsidP="001053E1">
      <w:pPr>
        <w:pStyle w:val="NoSpacing"/>
        <w:rPr>
          <w:del w:id="2778" w:author="Matty Kadosh" w:date="2015-08-01T16:20:00Z"/>
          <w:rFonts w:asciiTheme="minorHAnsi" w:hAnsiTheme="minorHAnsi" w:cstheme="minorHAnsi"/>
        </w:rPr>
      </w:pPr>
    </w:p>
    <w:p w14:paraId="5BAE3263" w14:textId="54F86B65" w:rsidR="007C0B8D" w:rsidRPr="00464E4A" w:rsidDel="009A169A" w:rsidRDefault="007C0B8D" w:rsidP="00422345">
      <w:pPr>
        <w:pStyle w:val="Heading3"/>
        <w:rPr>
          <w:del w:id="2779" w:author="Matty Kadosh" w:date="2015-08-01T16:20:00Z"/>
        </w:rPr>
      </w:pPr>
      <w:del w:id="2780" w:author="Matty Kadosh" w:date="2015-08-01T16:20:00Z">
        <w:r w:rsidDel="009A169A">
          <w:delText xml:space="preserve">Buffer </w:delText>
        </w:r>
        <w:r w:rsidR="00422345" w:rsidDel="009A169A">
          <w:delText xml:space="preserve">profile configuration </w:delText>
        </w:r>
      </w:del>
    </w:p>
    <w:p w14:paraId="44CFD47C" w14:textId="593CF0BC" w:rsidR="008A6D58" w:rsidRPr="008A6D58" w:rsidDel="009A169A" w:rsidRDefault="008A6D58" w:rsidP="008A6D58">
      <w:pPr>
        <w:pStyle w:val="code"/>
        <w:rPr>
          <w:del w:id="2781" w:author="Matty Kadosh" w:date="2015-08-01T16:20:00Z"/>
          <w:bCs/>
        </w:rPr>
      </w:pPr>
    </w:p>
    <w:p w14:paraId="74176EB0" w14:textId="1F859DBE" w:rsidR="008D0977" w:rsidRPr="001053E1" w:rsidDel="009A169A" w:rsidRDefault="008D0977" w:rsidP="00D64D13">
      <w:pPr>
        <w:pStyle w:val="code"/>
        <w:rPr>
          <w:del w:id="2782" w:author="Matty Kadosh" w:date="2015-08-01T16:20:00Z"/>
        </w:rPr>
      </w:pPr>
      <w:del w:id="2783" w:author="Matty Kadosh" w:date="2015-08-01T16:20:00Z">
        <w:r w:rsidDel="009A169A">
          <w:delText xml:space="preserve">typedef struct  </w:delText>
        </w:r>
        <w:r w:rsidR="00847A3B" w:rsidDel="009A169A">
          <w:delText>sai</w:delText>
        </w:r>
        <w:r w:rsidR="00D64D13" w:rsidDel="009A169A">
          <w:delText>_</w:delText>
        </w:r>
        <w:r w:rsidR="00847A3B" w:rsidDel="009A169A">
          <w:delText>b</w:delText>
        </w:r>
        <w:r w:rsidDel="009A169A">
          <w:delText>uffer_</w:delText>
        </w:r>
        <w:r w:rsidR="00847A3B" w:rsidDel="009A169A">
          <w:delText>profile_</w:delText>
        </w:r>
        <w:r w:rsidDel="009A169A">
          <w:delText>attr</w:delText>
        </w:r>
        <w:r w:rsidRPr="001053E1" w:rsidDel="009A169A">
          <w:delText xml:space="preserve">_t </w:delText>
        </w:r>
      </w:del>
    </w:p>
    <w:p w14:paraId="41FE4761" w14:textId="21849219" w:rsidR="008D0977" w:rsidDel="009A169A" w:rsidRDefault="008D0977" w:rsidP="008D0977">
      <w:pPr>
        <w:pStyle w:val="code"/>
        <w:rPr>
          <w:del w:id="2784" w:author="Matty Kadosh" w:date="2015-08-01T16:20:00Z"/>
        </w:rPr>
      </w:pPr>
      <w:del w:id="2785" w:author="Matty Kadosh" w:date="2015-08-01T16:20:00Z">
        <w:r w:rsidRPr="001053E1" w:rsidDel="009A169A">
          <w:delText>{</w:delText>
        </w:r>
      </w:del>
    </w:p>
    <w:p w14:paraId="53052E60" w14:textId="00793710" w:rsidR="008D0977" w:rsidDel="009A169A" w:rsidRDefault="008D0977" w:rsidP="008A6D58">
      <w:pPr>
        <w:pStyle w:val="code"/>
        <w:rPr>
          <w:del w:id="2786" w:author="Matty Kadosh" w:date="2015-08-01T16:20:00Z"/>
        </w:rPr>
      </w:pPr>
      <w:del w:id="2787" w:author="Matty Kadosh" w:date="2015-08-01T16:20:00Z">
        <w:r w:rsidDel="009A169A">
          <w:delText xml:space="preserve">    </w:delText>
        </w:r>
        <w:r w:rsidR="00847A3B" w:rsidDel="009A169A">
          <w:delText>/*</w:delText>
        </w:r>
        <w:r w:rsidR="00BA404F" w:rsidDel="009A169A">
          <w:delText xml:space="preserve"> </w:delText>
        </w:r>
        <w:r w:rsidR="00847A3B" w:rsidDel="009A169A">
          <w:delText xml:space="preserve">pointer to buffer pool object </w:delText>
        </w:r>
        <w:r w:rsidR="00847A3B" w:rsidDel="009A169A">
          <w:rPr>
            <w:rFonts w:asciiTheme="minorHAnsi" w:hAnsiTheme="minorHAnsi" w:cstheme="minorHAnsi"/>
            <w:bCs/>
          </w:rPr>
          <w:delText xml:space="preserve"> (</w:delText>
        </w:r>
        <w:r w:rsidR="00847A3B" w:rsidRPr="008B7968" w:rsidDel="009A169A">
          <w:rPr>
            <w:szCs w:val="18"/>
          </w:rPr>
          <w:delText>MANDATORY_ON_CREATE</w:delText>
        </w:r>
      </w:del>
      <w:ins w:id="2788" w:author="Guohan Lu" w:date="2015-05-19T10:00:00Z">
        <w:del w:id="2789" w:author="Matty Kadosh" w:date="2015-08-01T16:20:00Z">
          <w:r w:rsidR="0093420F" w:rsidDel="009A169A">
            <w:rPr>
              <w:szCs w:val="18"/>
            </w:rPr>
            <w:delText>|CREATE_</w:delText>
          </w:r>
        </w:del>
      </w:ins>
      <w:ins w:id="2790" w:author="Guohan Lu" w:date="2015-05-19T10:02:00Z">
        <w:del w:id="2791" w:author="Matty Kadosh" w:date="2015-08-01T16:20:00Z">
          <w:r w:rsidR="0093420F" w:rsidDel="009A169A">
            <w:rPr>
              <w:szCs w:val="18"/>
            </w:rPr>
            <w:delText>AND_SET</w:delText>
          </w:r>
        </w:del>
      </w:ins>
      <w:del w:id="2792" w:author="Matty Kadosh" w:date="2015-08-01T16:20:00Z">
        <w:r w:rsidR="00847A3B" w:rsidDel="009A169A">
          <w:rPr>
            <w:szCs w:val="18"/>
          </w:rPr>
          <w:delText>)</w:delText>
        </w:r>
        <w:r w:rsidR="00847A3B" w:rsidDel="009A169A">
          <w:rPr>
            <w:rFonts w:asciiTheme="minorHAnsi" w:hAnsiTheme="minorHAnsi" w:cstheme="minorHAnsi"/>
            <w:bCs/>
          </w:rPr>
          <w:delText xml:space="preserve"> </w:delText>
        </w:r>
        <w:r w:rsidDel="009A169A">
          <w:delText xml:space="preserve"> */</w:delText>
        </w:r>
      </w:del>
    </w:p>
    <w:p w14:paraId="08D1066D" w14:textId="6A0AA750" w:rsidR="008D0977" w:rsidDel="009A169A" w:rsidRDefault="008A6D58" w:rsidP="00902534">
      <w:pPr>
        <w:pStyle w:val="code"/>
        <w:rPr>
          <w:del w:id="2793" w:author="Matty Kadosh" w:date="2015-08-01T16:20:00Z"/>
        </w:rPr>
      </w:pPr>
      <w:del w:id="2794" w:author="Matty Kadosh" w:date="2015-08-01T16:20:00Z">
        <w:r w:rsidDel="009A169A">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847A3B" w:rsidDel="009A169A">
          <w:delText>POOL_ID</w:delText>
        </w:r>
        <w:r w:rsidR="00902534" w:rsidDel="009A169A">
          <w:delText xml:space="preserve">, </w:delText>
        </w:r>
      </w:del>
    </w:p>
    <w:p w14:paraId="55F02623" w14:textId="35C1A797" w:rsidR="008A6D58" w:rsidDel="009A169A" w:rsidRDefault="008A6D58" w:rsidP="008A6D58">
      <w:pPr>
        <w:pStyle w:val="code"/>
        <w:rPr>
          <w:del w:id="2795" w:author="Matty Kadosh" w:date="2015-08-01T16:20:00Z"/>
        </w:rPr>
      </w:pPr>
    </w:p>
    <w:p w14:paraId="78F402CC" w14:textId="71E8E4C4" w:rsidR="007F5BFC" w:rsidRPr="00847A3B" w:rsidDel="009A169A" w:rsidRDefault="007F5BFC" w:rsidP="007F5BFC">
      <w:pPr>
        <w:pStyle w:val="code"/>
        <w:rPr>
          <w:del w:id="2796" w:author="Matty Kadosh" w:date="2015-08-01T16:20:00Z"/>
          <w:rFonts w:asciiTheme="minorHAnsi" w:hAnsiTheme="minorHAnsi" w:cstheme="minorHAnsi"/>
          <w:bCs/>
        </w:rPr>
      </w:pPr>
      <w:del w:id="2797" w:author="Matty Kadosh" w:date="2015-08-01T16:20:00Z">
        <w:r w:rsidDel="009A169A">
          <w:delText xml:space="preserve">    /* </w:delText>
        </w:r>
        <w:r w:rsidR="006B533D" w:rsidDel="009A169A">
          <w:delText xml:space="preserve">reserved </w:delText>
        </w:r>
        <w:r w:rsidDel="009A169A">
          <w:delText>buffer size in byte</w:delText>
        </w:r>
        <w:r w:rsidR="00BA404F" w:rsidDel="009A169A">
          <w:delText>s</w:delText>
        </w:r>
        <w:r w:rsidDel="009A169A">
          <w:delText xml:space="preserve"> </w:delText>
        </w:r>
        <w:r w:rsidDel="009A169A">
          <w:rPr>
            <w:rFonts w:asciiTheme="minorHAnsi" w:hAnsiTheme="minorHAnsi" w:cstheme="minorHAnsi"/>
            <w:bCs/>
          </w:rPr>
          <w:delText xml:space="preserve"> (</w:delText>
        </w:r>
        <w:r w:rsidRPr="008B7968" w:rsidDel="009A169A">
          <w:rPr>
            <w:szCs w:val="18"/>
          </w:rPr>
          <w:delText>MANDATORY_ON_CREATE</w:delText>
        </w:r>
      </w:del>
      <w:ins w:id="2798" w:author="Guohan Lu" w:date="2015-05-19T10:03:00Z">
        <w:del w:id="2799" w:author="Matty Kadosh" w:date="2015-08-01T16:20:00Z">
          <w:r w:rsidR="004E1A3E" w:rsidDel="009A169A">
            <w:rPr>
              <w:szCs w:val="18"/>
            </w:rPr>
            <w:delText>|CREATE_AND_SET</w:delText>
          </w:r>
        </w:del>
      </w:ins>
      <w:del w:id="2800" w:author="Matty Kadosh" w:date="2015-08-01T16:20:00Z">
        <w:r w:rsidDel="009A169A">
          <w:rPr>
            <w:szCs w:val="18"/>
          </w:rPr>
          <w:delText>)</w:delText>
        </w:r>
        <w:r w:rsidDel="009A169A">
          <w:rPr>
            <w:rFonts w:asciiTheme="minorHAnsi" w:hAnsiTheme="minorHAnsi" w:cstheme="minorHAnsi"/>
            <w:bCs/>
          </w:rPr>
          <w:delText xml:space="preserve"> */</w:delText>
        </w:r>
      </w:del>
    </w:p>
    <w:p w14:paraId="441C5681" w14:textId="2959C497" w:rsidR="007F5BFC" w:rsidDel="009A169A" w:rsidRDefault="007F5BFC" w:rsidP="007F5BFC">
      <w:pPr>
        <w:pStyle w:val="code"/>
        <w:rPr>
          <w:del w:id="2801" w:author="Matty Kadosh" w:date="2015-08-01T16:20:00Z"/>
        </w:rPr>
      </w:pPr>
      <w:del w:id="2802"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Del="009A169A">
          <w:delText xml:space="preserve">BUFFER_SIZE, </w:delText>
        </w:r>
      </w:del>
    </w:p>
    <w:p w14:paraId="0E2F5939" w14:textId="73D799F0" w:rsidR="007F5BFC" w:rsidDel="009A169A" w:rsidRDefault="007F5BFC" w:rsidP="008A6D58">
      <w:pPr>
        <w:pStyle w:val="code"/>
        <w:rPr>
          <w:del w:id="2803" w:author="Matty Kadosh" w:date="2015-08-01T16:20:00Z"/>
        </w:rPr>
      </w:pPr>
    </w:p>
    <w:p w14:paraId="627DB1BF" w14:textId="406A7EF1" w:rsidR="004E1A3E" w:rsidDel="009A169A" w:rsidRDefault="008A6D58">
      <w:pPr>
        <w:pStyle w:val="code"/>
        <w:ind w:firstLine="405"/>
        <w:rPr>
          <w:ins w:id="2804" w:author="Guohan Lu" w:date="2015-05-19T10:07:00Z"/>
          <w:del w:id="2805" w:author="Matty Kadosh" w:date="2015-08-01T16:20:00Z"/>
        </w:rPr>
        <w:pPrChange w:id="2806" w:author="Guohan Lu" w:date="2015-05-19T10:07:00Z">
          <w:pPr>
            <w:pStyle w:val="code"/>
          </w:pPr>
        </w:pPrChange>
      </w:pPr>
      <w:del w:id="2807" w:author="Matty Kadosh" w:date="2015-08-01T16:20:00Z">
        <w:r w:rsidDel="009A169A">
          <w:delText xml:space="preserve">   </w:delText>
        </w:r>
        <w:r w:rsidR="00847A3B" w:rsidDel="009A169A">
          <w:delText xml:space="preserve"> </w:delText>
        </w:r>
        <w:r w:rsidDel="009A169A">
          <w:delText>/*</w:delText>
        </w:r>
        <w:r w:rsidR="007F5BFC" w:rsidDel="009A169A">
          <w:delText xml:space="preserve"> </w:delText>
        </w:r>
        <w:r w:rsidR="00902534" w:rsidDel="009A169A">
          <w:delText xml:space="preserve">dynamic threshold </w:delText>
        </w:r>
        <w:r w:rsidR="00BA404F" w:rsidDel="009A169A">
          <w:delText>for the shared u</w:delText>
        </w:r>
      </w:del>
      <w:ins w:id="2808" w:author="Guohan Lu" w:date="2015-05-19T10:05:00Z">
        <w:del w:id="2809" w:author="Matty Kadosh" w:date="2015-08-01T16:20:00Z">
          <w:r w:rsidR="004E1A3E" w:rsidDel="009A169A">
            <w:delText>s</w:delText>
          </w:r>
        </w:del>
      </w:ins>
      <w:del w:id="2810" w:author="Matty Kadosh" w:date="2015-08-01T16:20:00Z">
        <w:r w:rsidR="00BA404F" w:rsidDel="009A169A">
          <w:delText>age</w:delText>
        </w:r>
      </w:del>
      <w:ins w:id="2811" w:author="Guohan Lu" w:date="2015-05-19T10:07:00Z">
        <w:del w:id="2812" w:author="Matty Kadosh" w:date="2015-08-01T16:20:00Z">
          <w:r w:rsidR="004E1A3E" w:rsidDel="009A169A">
            <w:delText>.</w:delText>
          </w:r>
        </w:del>
      </w:ins>
    </w:p>
    <w:p w14:paraId="497EA8B0" w14:textId="1BBAF788" w:rsidR="00902534" w:rsidDel="009A169A" w:rsidRDefault="004E1A3E">
      <w:pPr>
        <w:pStyle w:val="code"/>
        <w:ind w:firstLine="405"/>
        <w:rPr>
          <w:del w:id="2813" w:author="Matty Kadosh" w:date="2015-08-01T16:20:00Z"/>
        </w:rPr>
        <w:pPrChange w:id="2814" w:author="Guohan Lu" w:date="2015-05-19T10:07:00Z">
          <w:pPr>
            <w:pStyle w:val="code"/>
          </w:pPr>
        </w:pPrChange>
      </w:pPr>
      <w:ins w:id="2815" w:author="Guohan Lu" w:date="2015-05-19T10:07:00Z">
        <w:del w:id="2816" w:author="Matty Kadosh" w:date="2015-08-01T16:20:00Z">
          <w:r w:rsidDel="009A169A">
            <w:delText xml:space="preserve">   The threshold is set to</w:delText>
          </w:r>
        </w:del>
      </w:ins>
      <w:del w:id="2817" w:author="Matty Kadosh" w:date="2015-08-01T16:20:00Z">
        <w:r w:rsidR="00BA404F" w:rsidDel="009A169A">
          <w:delText xml:space="preserve"> </w:delText>
        </w:r>
      </w:del>
      <w:ins w:id="2818" w:author="Guohan Lu" w:date="2015-05-19T10:07:00Z">
        <w:del w:id="2819" w:author="Matty Kadosh" w:date="2015-08-01T16:20:00Z">
          <w:r w:rsidDel="009A169A">
            <w:delText>the</w:delText>
          </w:r>
        </w:del>
      </w:ins>
      <w:del w:id="2820" w:author="Matty Kadosh" w:date="2015-08-01T16:20:00Z">
        <w:r w:rsidR="00902534" w:rsidDel="009A169A">
          <w:delText xml:space="preserve">in 1/n </w:delText>
        </w:r>
      </w:del>
      <w:ins w:id="2821" w:author="Guohan Lu" w:date="2015-05-19T10:07:00Z">
        <w:del w:id="2822" w:author="Matty Kadosh" w:date="2015-08-01T16:20:00Z">
          <w:r w:rsidDel="009A169A">
            <w:delText>of available buffer of the pool.</w:delText>
          </w:r>
        </w:del>
      </w:ins>
      <w:del w:id="2823" w:author="Matty Kadosh" w:date="2015-08-01T16:20:00Z">
        <w:r w:rsidR="00902534" w:rsidDel="009A169A">
          <w:delText xml:space="preserve"> </w:delText>
        </w:r>
      </w:del>
    </w:p>
    <w:p w14:paraId="1B1A3EA2" w14:textId="6EB6D8F2" w:rsidR="00902534" w:rsidDel="009A169A" w:rsidRDefault="00902534" w:rsidP="008A6D58">
      <w:pPr>
        <w:pStyle w:val="code"/>
        <w:rPr>
          <w:del w:id="2824" w:author="Matty Kadosh" w:date="2015-08-01T16:20:00Z"/>
        </w:rPr>
      </w:pPr>
      <w:del w:id="2825" w:author="Matty Kadosh" w:date="2015-08-01T16:20:00Z">
        <w:r w:rsidDel="009A169A">
          <w:delText xml:space="preserve">     valid only if the buffer is mapped to dynamic pool </w:delText>
        </w:r>
      </w:del>
    </w:p>
    <w:p w14:paraId="58E18665" w14:textId="74C8BB00" w:rsidR="00BF1B3C" w:rsidDel="009A169A" w:rsidRDefault="00902534" w:rsidP="008A6D58">
      <w:pPr>
        <w:pStyle w:val="code"/>
        <w:rPr>
          <w:del w:id="2826" w:author="Matty Kadosh" w:date="2015-08-01T16:20:00Z"/>
          <w:szCs w:val="18"/>
        </w:rPr>
      </w:pPr>
      <w:del w:id="2827" w:author="Matty Kadosh" w:date="2015-08-01T16:20:00Z">
        <w:r w:rsidDel="009A169A">
          <w:delText xml:space="preserve">     (</w:delText>
        </w:r>
        <w:r w:rsidRPr="008B7968" w:rsidDel="009A169A">
          <w:rPr>
            <w:szCs w:val="18"/>
          </w:rPr>
          <w:delText>MANDATORY_ON_CREATE</w:delText>
        </w:r>
        <w:r w:rsidDel="009A169A">
          <w:rPr>
            <w:szCs w:val="18"/>
          </w:rPr>
          <w:delText>|CREATE_AND_SET)</w:delText>
        </w:r>
        <w:r w:rsidR="00BF1B3C" w:rsidDel="009A169A">
          <w:rPr>
            <w:szCs w:val="18"/>
          </w:rPr>
          <w:delText>.</w:delText>
        </w:r>
      </w:del>
    </w:p>
    <w:p w14:paraId="5EEDBDB6" w14:textId="5C6CE6AD" w:rsidR="008A6D58" w:rsidDel="009A169A" w:rsidRDefault="00BF1B3C" w:rsidP="008A6D58">
      <w:pPr>
        <w:pStyle w:val="code"/>
        <w:rPr>
          <w:del w:id="2828" w:author="Matty Kadosh" w:date="2015-08-01T16:20:00Z"/>
        </w:rPr>
      </w:pPr>
      <w:del w:id="2829"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R="00902534" w:rsidDel="009A169A">
          <w:rPr>
            <w:rFonts w:asciiTheme="minorHAnsi" w:hAnsiTheme="minorHAnsi" w:cstheme="minorHAnsi"/>
            <w:bCs/>
          </w:rPr>
          <w:delText xml:space="preserve"> </w:delText>
        </w:r>
        <w:r w:rsidR="008A6D58" w:rsidDel="009A169A">
          <w:delText xml:space="preserve"> */</w:delText>
        </w:r>
      </w:del>
    </w:p>
    <w:p w14:paraId="6193D3F8" w14:textId="1F771CD7" w:rsidR="00847A3B" w:rsidDel="009A169A" w:rsidRDefault="008A6D58" w:rsidP="00847A3B">
      <w:pPr>
        <w:pStyle w:val="code"/>
        <w:rPr>
          <w:del w:id="2830" w:author="Matty Kadosh" w:date="2015-08-01T16:20:00Z"/>
        </w:rPr>
      </w:pPr>
      <w:del w:id="2831" w:author="Matty Kadosh" w:date="2015-08-01T16:20:00Z">
        <w:r w:rsidDel="009A169A">
          <w:rPr>
            <w:rFonts w:asciiTheme="minorHAnsi" w:hAnsiTheme="minorHAnsi" w:cstheme="minorHAnsi"/>
          </w:rPr>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525B2B" w:rsidDel="009A169A">
          <w:delText>SHARED_</w:delText>
        </w:r>
        <w:r w:rsidR="00847A3B" w:rsidDel="009A169A">
          <w:delText xml:space="preserve">DYNAMIC_TH, </w:delText>
        </w:r>
      </w:del>
    </w:p>
    <w:p w14:paraId="7F37BDA9" w14:textId="379A1ABB" w:rsidR="008A6D58" w:rsidRPr="001053E1" w:rsidDel="009A169A" w:rsidRDefault="008A6D58" w:rsidP="008A6D58">
      <w:pPr>
        <w:pStyle w:val="code"/>
        <w:rPr>
          <w:del w:id="2832" w:author="Matty Kadosh" w:date="2015-08-01T16:20:00Z"/>
        </w:rPr>
      </w:pPr>
    </w:p>
    <w:p w14:paraId="1874042B" w14:textId="14989C37" w:rsidR="00BF1B3C" w:rsidDel="009A169A" w:rsidRDefault="00902534" w:rsidP="00525B2B">
      <w:pPr>
        <w:pStyle w:val="code"/>
        <w:rPr>
          <w:del w:id="2833" w:author="Matty Kadosh" w:date="2015-08-01T16:20:00Z"/>
        </w:rPr>
      </w:pPr>
      <w:del w:id="2834" w:author="Matty Kadosh" w:date="2015-08-01T16:20:00Z">
        <w:r w:rsidDel="009A169A">
          <w:delText xml:space="preserve">    /*</w:delText>
        </w:r>
        <w:r w:rsidR="007F5BFC" w:rsidDel="009A169A">
          <w:delText xml:space="preserve"> </w:delText>
        </w:r>
        <w:r w:rsidR="00525B2B" w:rsidDel="009A169A">
          <w:delText xml:space="preserve">static </w:delText>
        </w:r>
        <w:r w:rsidRPr="008A6D58" w:rsidDel="009A169A">
          <w:delText>threshold</w:delText>
        </w:r>
        <w:r w:rsidR="00A50640" w:rsidDel="009A169A">
          <w:delText xml:space="preserve"> </w:delText>
        </w:r>
        <w:r w:rsidR="00BA404F" w:rsidDel="009A169A">
          <w:delText xml:space="preserve">for the shared usage </w:delText>
        </w:r>
        <w:r w:rsidR="00A50640" w:rsidDel="009A169A">
          <w:delText>in byte</w:delText>
        </w:r>
        <w:r w:rsidR="00BA404F" w:rsidDel="009A169A">
          <w:delText>s</w:delText>
        </w:r>
      </w:del>
    </w:p>
    <w:p w14:paraId="35D09E31" w14:textId="7B0250E4" w:rsidR="00902534" w:rsidDel="009A169A" w:rsidRDefault="00BF1B3C" w:rsidP="00525B2B">
      <w:pPr>
        <w:pStyle w:val="code"/>
        <w:rPr>
          <w:ins w:id="2835" w:author="Guohan Lu" w:date="2015-05-19T10:03:00Z"/>
          <w:del w:id="2836" w:author="Matty Kadosh" w:date="2015-08-01T16:20:00Z"/>
        </w:rPr>
      </w:pPr>
      <w:del w:id="2837"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w:delText>
        </w:r>
        <w:r w:rsidR="00902534" w:rsidDel="009A169A">
          <w:delText xml:space="preserve"> */</w:delText>
        </w:r>
      </w:del>
    </w:p>
    <w:p w14:paraId="65DE81AC" w14:textId="757093DB" w:rsidR="004E1A3E" w:rsidDel="009A169A" w:rsidRDefault="004E1A3E" w:rsidP="00525B2B">
      <w:pPr>
        <w:pStyle w:val="code"/>
        <w:rPr>
          <w:del w:id="2838" w:author="Matty Kadosh" w:date="2015-08-01T16:20:00Z"/>
        </w:rPr>
      </w:pPr>
      <w:ins w:id="2839" w:author="Guohan Lu" w:date="2015-05-19T10:03:00Z">
        <w:del w:id="2840" w:author="Matty Kadosh" w:date="2015-08-01T16:20:00Z">
          <w:r w:rsidDel="009A169A">
            <w:delText xml:space="preserve">      (CREATE_AND_SET)</w:delText>
          </w:r>
        </w:del>
      </w:ins>
    </w:p>
    <w:p w14:paraId="1F519CF6" w14:textId="4E5BA9EB" w:rsidR="00902534" w:rsidDel="009A169A" w:rsidRDefault="00902534" w:rsidP="00902534">
      <w:pPr>
        <w:pStyle w:val="code"/>
        <w:rPr>
          <w:del w:id="2841" w:author="Matty Kadosh" w:date="2015-08-01T16:20:00Z"/>
        </w:rPr>
      </w:pPr>
      <w:del w:id="2842"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R="00525B2B" w:rsidDel="009A169A">
          <w:delText>SHARED_</w:delText>
        </w:r>
        <w:r w:rsidDel="009A169A">
          <w:delText xml:space="preserve">STATIC_TH, </w:delText>
        </w:r>
      </w:del>
    </w:p>
    <w:p w14:paraId="18FF5712" w14:textId="2D927311" w:rsidR="00525B2B" w:rsidDel="009A169A" w:rsidRDefault="00525B2B" w:rsidP="00902534">
      <w:pPr>
        <w:pStyle w:val="code"/>
        <w:rPr>
          <w:del w:id="2843" w:author="Matty Kadosh" w:date="2015-08-01T16:20:00Z"/>
        </w:rPr>
      </w:pPr>
    </w:p>
    <w:p w14:paraId="16BC0EE1" w14:textId="4E6CF8E0" w:rsidR="00525B2B" w:rsidDel="009A169A" w:rsidRDefault="00525B2B" w:rsidP="00D64D13">
      <w:pPr>
        <w:pStyle w:val="code"/>
        <w:rPr>
          <w:del w:id="2844" w:author="Matty Kadosh" w:date="2015-08-01T16:20:00Z"/>
        </w:rPr>
      </w:pPr>
      <w:del w:id="2845" w:author="Matty Kadosh" w:date="2015-08-01T16:20:00Z">
        <w:r w:rsidDel="009A169A">
          <w:delText xml:space="preserve">    /*</w:delText>
        </w:r>
        <w:r w:rsidR="007F5BFC" w:rsidDel="009A169A">
          <w:delText xml:space="preserve"> </w:delText>
        </w:r>
        <w:r w:rsidDel="009A169A">
          <w:delText xml:space="preserve">set the buffer profile XOFF </w:delText>
        </w:r>
        <w:r w:rsidRPr="008A6D58" w:rsidDel="009A169A">
          <w:delText>threshold</w:delText>
        </w:r>
        <w:r w:rsidDel="009A169A">
          <w:delText xml:space="preserve"> in byte</w:delText>
        </w:r>
        <w:r w:rsidR="00BA404F" w:rsidDel="009A169A">
          <w:delText>s</w:delText>
        </w:r>
        <w:r w:rsidDel="009A169A">
          <w:delText xml:space="preserve"> </w:delText>
        </w:r>
      </w:del>
    </w:p>
    <w:p w14:paraId="47939033" w14:textId="7235486C" w:rsidR="00A46828" w:rsidDel="009A169A" w:rsidRDefault="00A46828" w:rsidP="009624D7">
      <w:pPr>
        <w:pStyle w:val="code"/>
        <w:ind w:firstLine="405"/>
        <w:rPr>
          <w:del w:id="2846" w:author="Matty Kadosh" w:date="2015-08-01T16:20:00Z"/>
          <w:szCs w:val="18"/>
        </w:rPr>
      </w:pPr>
      <w:del w:id="2847" w:author="Matty Kadosh" w:date="2015-08-01T16:20:00Z">
        <w:r w:rsidDel="009A169A">
          <w:delText xml:space="preserve">   </w:delText>
        </w:r>
        <w:r w:rsidR="00525B2B" w:rsidDel="009A169A">
          <w:delText>Valid only for ingress buffer</w:delText>
        </w:r>
      </w:del>
      <w:ins w:id="2848" w:author="Guohan Lu" w:date="2015-05-19T10:14:00Z">
        <w:del w:id="2849" w:author="Matty Kadosh" w:date="2015-08-01T16:20:00Z">
          <w:r w:rsidR="006702FB" w:rsidDel="009A169A">
            <w:delText>PG</w:delText>
          </w:r>
        </w:del>
      </w:ins>
      <w:del w:id="2850" w:author="Matty Kadosh" w:date="2015-08-01T16:20:00Z">
        <w:r w:rsidR="00525B2B" w:rsidDel="009A169A">
          <w:delText xml:space="preserve"> (</w:delText>
        </w:r>
        <w:r w:rsidR="00525B2B" w:rsidDel="009A169A">
          <w:rPr>
            <w:szCs w:val="18"/>
          </w:rPr>
          <w:delText>CREATE_AND_SET)</w:delText>
        </w:r>
        <w:r w:rsidDel="009A169A">
          <w:rPr>
            <w:szCs w:val="18"/>
          </w:rPr>
          <w:delText xml:space="preserve">. </w:delText>
        </w:r>
      </w:del>
    </w:p>
    <w:p w14:paraId="030FD2CB" w14:textId="5D830DA4" w:rsidR="006B533D" w:rsidDel="009A169A" w:rsidRDefault="00A46828" w:rsidP="009624D7">
      <w:pPr>
        <w:pStyle w:val="code"/>
        <w:ind w:firstLine="405"/>
        <w:rPr>
          <w:del w:id="2851" w:author="Matty Kadosh" w:date="2015-08-01T16:20:00Z"/>
          <w:szCs w:val="18"/>
        </w:rPr>
      </w:pPr>
      <w:del w:id="2852" w:author="Matty Kadosh" w:date="2015-08-01T16:20:00Z">
        <w:r w:rsidDel="009A169A">
          <w:rPr>
            <w:szCs w:val="18"/>
          </w:rPr>
          <w:delText xml:space="preserve">   Generate XOFF when available buffer </w:delText>
        </w:r>
        <w:r w:rsidR="006B533D" w:rsidDel="009A169A">
          <w:rPr>
            <w:szCs w:val="18"/>
          </w:rPr>
          <w:delText>in the</w:delText>
        </w:r>
      </w:del>
      <w:ins w:id="2853" w:author="Guohan Lu" w:date="2015-05-19T10:14:00Z">
        <w:del w:id="2854" w:author="Matty Kadosh" w:date="2015-08-01T16:20:00Z">
          <w:r w:rsidR="0009476C" w:rsidDel="009A169A">
            <w:rPr>
              <w:szCs w:val="18"/>
            </w:rPr>
            <w:delText xml:space="preserve"> PG buffer</w:delText>
          </w:r>
        </w:del>
      </w:ins>
      <w:del w:id="2855" w:author="Matty Kadosh" w:date="2015-08-01T16:20:00Z">
        <w:r w:rsidR="006B533D" w:rsidDel="009A169A">
          <w:rPr>
            <w:szCs w:val="18"/>
          </w:rPr>
          <w:delText xml:space="preserve"> reserved area</w:delText>
        </w:r>
      </w:del>
    </w:p>
    <w:p w14:paraId="11165631" w14:textId="69529B26" w:rsidR="00A46828" w:rsidDel="009A169A" w:rsidRDefault="006B533D" w:rsidP="009624D7">
      <w:pPr>
        <w:pStyle w:val="code"/>
        <w:ind w:firstLine="405"/>
        <w:rPr>
          <w:ins w:id="2856" w:author="Guohan Lu" w:date="2015-05-19T10:14:00Z"/>
          <w:del w:id="2857" w:author="Matty Kadosh" w:date="2015-08-01T16:20:00Z"/>
          <w:szCs w:val="18"/>
        </w:rPr>
      </w:pPr>
      <w:del w:id="2858" w:author="Matty Kadosh" w:date="2015-08-01T16:20:00Z">
        <w:r w:rsidDel="009A169A">
          <w:rPr>
            <w:szCs w:val="18"/>
          </w:rPr>
          <w:delText xml:space="preserve">   is less than this threshold.</w:delText>
        </w:r>
      </w:del>
    </w:p>
    <w:p w14:paraId="7E184D0F" w14:textId="2116E583" w:rsidR="006702FB" w:rsidDel="009A169A" w:rsidRDefault="006702FB" w:rsidP="009624D7">
      <w:pPr>
        <w:pStyle w:val="code"/>
        <w:ind w:firstLine="405"/>
        <w:rPr>
          <w:del w:id="2859" w:author="Matty Kadosh" w:date="2015-08-01T16:20:00Z"/>
          <w:szCs w:val="18"/>
        </w:rPr>
      </w:pPr>
    </w:p>
    <w:p w14:paraId="20F5623B" w14:textId="45562FED" w:rsidR="006B533D" w:rsidDel="009A169A" w:rsidRDefault="006B533D" w:rsidP="009624D7">
      <w:pPr>
        <w:pStyle w:val="code"/>
        <w:ind w:firstLine="405"/>
        <w:rPr>
          <w:del w:id="2860" w:author="Matty Kadosh" w:date="2015-08-01T16:20:00Z"/>
          <w:szCs w:val="18"/>
        </w:rPr>
      </w:pPr>
      <w:del w:id="2861" w:author="Matty Kadosh" w:date="2015-08-01T16:20:00Z">
        <w:r w:rsidDel="009A169A">
          <w:rPr>
            <w:szCs w:val="18"/>
          </w:rPr>
          <w:delText xml:space="preserve">   </w:delText>
        </w:r>
        <w:r w:rsidR="00F97420" w:rsidDel="009A169A">
          <w:rPr>
            <w:color w:val="FF0000"/>
            <w:szCs w:val="18"/>
          </w:rPr>
          <w:delText xml:space="preserve">Default to </w:delText>
        </w:r>
        <w:r w:rsidR="00F97420" w:rsidDel="009A169A">
          <w:rPr>
            <w:rFonts w:asciiTheme="minorHAnsi" w:hAnsiTheme="minorHAnsi" w:cstheme="minorHAnsi"/>
          </w:rPr>
          <w:delText>S</w:delText>
        </w:r>
        <w:r w:rsidR="00F97420" w:rsidRPr="001053E1" w:rsidDel="009A169A">
          <w:rPr>
            <w:rFonts w:asciiTheme="minorHAnsi" w:hAnsiTheme="minorHAnsi" w:cstheme="minorHAnsi"/>
          </w:rPr>
          <w:delText>AI_</w:delText>
        </w:r>
        <w:r w:rsidR="00F97420" w:rsidDel="009A169A">
          <w:delText>BUFFER_PROFILE_ATTR_BUFFER_SIZE.</w:delText>
        </w:r>
      </w:del>
    </w:p>
    <w:p w14:paraId="00C64668" w14:textId="664D2F70" w:rsidR="008276F3" w:rsidRPr="001053E1" w:rsidDel="009A169A" w:rsidRDefault="00525B2B" w:rsidP="009624D7">
      <w:pPr>
        <w:pStyle w:val="code"/>
        <w:ind w:firstLine="405"/>
        <w:rPr>
          <w:del w:id="2862" w:author="Matty Kadosh" w:date="2015-08-01T16:20:00Z"/>
        </w:rPr>
      </w:pPr>
      <w:del w:id="2863"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Del="009A169A">
          <w:delText>*/</w:delText>
        </w:r>
      </w:del>
    </w:p>
    <w:p w14:paraId="5187B682" w14:textId="0E0500A5" w:rsidR="00525B2B" w:rsidRPr="004232F9" w:rsidDel="009A169A" w:rsidRDefault="00D64D13" w:rsidP="00525B2B">
      <w:pPr>
        <w:pStyle w:val="code"/>
        <w:rPr>
          <w:del w:id="2864" w:author="Matty Kadosh" w:date="2015-08-01T16:20:00Z"/>
        </w:rPr>
      </w:pPr>
      <w:del w:id="2865" w:author="Matty Kadosh" w:date="2015-08-01T16:20:00Z">
        <w:r w:rsidDel="009A169A">
          <w:delText xml:space="preserve">   </w:delText>
        </w:r>
        <w:r w:rsidR="00525B2B" w:rsidDel="009A169A">
          <w:rPr>
            <w:rFonts w:asciiTheme="minorHAnsi" w:hAnsiTheme="minorHAnsi" w:cstheme="minorHAnsi"/>
          </w:rPr>
          <w:delText xml:space="preserve">   </w:delText>
        </w:r>
        <w:r w:rsidR="00525B2B" w:rsidRPr="001053E1" w:rsidDel="009A169A">
          <w:rPr>
            <w:rFonts w:asciiTheme="minorHAnsi" w:hAnsiTheme="minorHAnsi" w:cstheme="minorHAnsi"/>
          </w:rPr>
          <w:delText>SAI_</w:delText>
        </w:r>
        <w:r w:rsidR="00525B2B"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R="00525B2B" w:rsidDel="009A169A">
          <w:rPr>
            <w:rFonts w:asciiTheme="minorHAnsi" w:hAnsiTheme="minorHAnsi" w:cstheme="minorHAnsi"/>
          </w:rPr>
          <w:delText>XOFF_TH ,</w:delText>
        </w:r>
      </w:del>
    </w:p>
    <w:p w14:paraId="5E7171F1" w14:textId="70F66E2A" w:rsidR="00525B2B" w:rsidDel="009A169A" w:rsidRDefault="00525B2B" w:rsidP="00525B2B">
      <w:pPr>
        <w:pStyle w:val="code"/>
        <w:rPr>
          <w:del w:id="2866" w:author="Matty Kadosh" w:date="2015-08-01T16:20:00Z"/>
        </w:rPr>
      </w:pPr>
      <w:del w:id="2867" w:author="Matty Kadosh" w:date="2015-08-01T16:20:00Z">
        <w:r w:rsidDel="009A169A">
          <w:delText xml:space="preserve">    </w:delText>
        </w:r>
      </w:del>
    </w:p>
    <w:p w14:paraId="412D1240" w14:textId="34BDFD06" w:rsidR="008276F3" w:rsidDel="009A169A" w:rsidRDefault="00525B2B" w:rsidP="008276F3">
      <w:pPr>
        <w:pStyle w:val="code"/>
        <w:rPr>
          <w:del w:id="2868" w:author="Matty Kadosh" w:date="2015-08-01T16:20:00Z"/>
        </w:rPr>
      </w:pPr>
      <w:del w:id="2869" w:author="Matty Kadosh" w:date="2015-08-01T16:20:00Z">
        <w:r w:rsidDel="009A169A">
          <w:delText xml:space="preserve">    </w:delText>
        </w:r>
        <w:r w:rsidR="008276F3" w:rsidDel="009A169A">
          <w:delText>/*</w:delText>
        </w:r>
        <w:r w:rsidR="006B533D" w:rsidDel="009A169A">
          <w:delText xml:space="preserve"> </w:delText>
        </w:r>
        <w:r w:rsidR="008276F3" w:rsidDel="009A169A">
          <w:delText xml:space="preserve">set the buffer profile XON </w:delText>
        </w:r>
        <w:r w:rsidR="008276F3" w:rsidRPr="008A6D58" w:rsidDel="009A169A">
          <w:delText>threshold</w:delText>
        </w:r>
        <w:r w:rsidR="008276F3" w:rsidDel="009A169A">
          <w:delText xml:space="preserve"> in byte </w:delText>
        </w:r>
      </w:del>
    </w:p>
    <w:p w14:paraId="79220A12" w14:textId="12479078" w:rsidR="006B533D" w:rsidDel="009A169A" w:rsidRDefault="008276F3" w:rsidP="008276F3">
      <w:pPr>
        <w:pStyle w:val="code"/>
        <w:rPr>
          <w:del w:id="2870" w:author="Matty Kadosh" w:date="2015-08-01T16:20:00Z"/>
        </w:rPr>
      </w:pPr>
      <w:del w:id="2871" w:author="Matty Kadosh" w:date="2015-08-01T16:20:00Z">
        <w:r w:rsidDel="009A169A">
          <w:delText xml:space="preserve">    </w:delText>
        </w:r>
        <w:r w:rsidR="006B533D" w:rsidDel="009A169A">
          <w:delText xml:space="preserve">   </w:delText>
        </w:r>
        <w:r w:rsidDel="009A169A">
          <w:delText xml:space="preserve">Valid only for ingress </w:delText>
        </w:r>
      </w:del>
      <w:ins w:id="2872" w:author="Guohan Lu" w:date="2015-05-19T10:14:00Z">
        <w:del w:id="2873" w:author="Matty Kadosh" w:date="2015-08-01T16:20:00Z">
          <w:r w:rsidR="006702FB" w:rsidDel="009A169A">
            <w:delText xml:space="preserve">PG </w:delText>
          </w:r>
        </w:del>
      </w:ins>
      <w:del w:id="2874" w:author="Matty Kadosh" w:date="2015-08-01T16:20:00Z">
        <w:r w:rsidDel="009A169A">
          <w:delText>buffer</w:delText>
        </w:r>
        <w:r w:rsidR="006B533D" w:rsidDel="009A169A">
          <w:delText xml:space="preserve"> </w:delText>
        </w:r>
        <w:r w:rsidDel="009A169A">
          <w:delText>(</w:delText>
        </w:r>
        <w:r w:rsidDel="009A169A">
          <w:rPr>
            <w:szCs w:val="18"/>
          </w:rPr>
          <w:delText>CREATE_AND_SET)</w:delText>
        </w:r>
        <w:r w:rsidDel="009A169A">
          <w:rPr>
            <w:rFonts w:asciiTheme="minorHAnsi" w:hAnsiTheme="minorHAnsi" w:cstheme="minorHAnsi"/>
            <w:bCs/>
          </w:rPr>
          <w:delText xml:space="preserve"> </w:delText>
        </w:r>
      </w:del>
    </w:p>
    <w:p w14:paraId="7EB172A1" w14:textId="2AFB6DE2" w:rsidR="0009476C" w:rsidDel="009A169A" w:rsidRDefault="006B533D" w:rsidP="008276F3">
      <w:pPr>
        <w:pStyle w:val="code"/>
        <w:rPr>
          <w:ins w:id="2875" w:author="Guohan Lu" w:date="2015-05-19T10:15:00Z"/>
          <w:del w:id="2876" w:author="Matty Kadosh" w:date="2015-08-01T16:20:00Z"/>
        </w:rPr>
      </w:pPr>
      <w:del w:id="2877" w:author="Matty Kadosh" w:date="2015-08-01T16:20:00Z">
        <w:r w:rsidDel="009A169A">
          <w:delText xml:space="preserve">       Generate XON when the </w:delText>
        </w:r>
      </w:del>
      <w:ins w:id="2878" w:author="Guohan Lu" w:date="2015-05-19T10:15:00Z">
        <w:del w:id="2879" w:author="Matty Kadosh" w:date="2015-08-01T16:20:00Z">
          <w:r w:rsidR="0009476C" w:rsidDel="009A169A">
            <w:delText xml:space="preserve">total </w:delText>
          </w:r>
        </w:del>
      </w:ins>
      <w:del w:id="2880" w:author="Matty Kadosh" w:date="2015-08-01T16:20:00Z">
        <w:r w:rsidDel="009A169A">
          <w:delText xml:space="preserve">buffer usage </w:delText>
        </w:r>
      </w:del>
      <w:ins w:id="2881" w:author="Guohan Lu" w:date="2015-05-19T10:15:00Z">
        <w:del w:id="2882" w:author="Matty Kadosh" w:date="2015-08-01T16:20:00Z">
          <w:r w:rsidR="0009476C" w:rsidDel="009A169A">
            <w:delText>of this PG</w:delText>
          </w:r>
        </w:del>
      </w:ins>
    </w:p>
    <w:p w14:paraId="1733A572" w14:textId="1C407EB5" w:rsidR="0009476C" w:rsidDel="009A169A" w:rsidRDefault="0009476C">
      <w:pPr>
        <w:pStyle w:val="code"/>
        <w:rPr>
          <w:ins w:id="2883" w:author="Guohan Lu" w:date="2015-05-19T10:15:00Z"/>
          <w:del w:id="2884" w:author="Matty Kadosh" w:date="2015-08-01T16:20:00Z"/>
        </w:rPr>
      </w:pPr>
      <w:ins w:id="2885" w:author="Guohan Lu" w:date="2015-05-19T10:15:00Z">
        <w:del w:id="2886" w:author="Matty Kadosh" w:date="2015-08-01T16:20:00Z">
          <w:r w:rsidDel="009A169A">
            <w:delText xml:space="preserve">       is less this threshold and available buffer in the PG buffer </w:delText>
          </w:r>
        </w:del>
      </w:ins>
    </w:p>
    <w:p w14:paraId="29E9592A" w14:textId="32BE591F" w:rsidR="006B533D" w:rsidDel="009A169A" w:rsidRDefault="0009476C">
      <w:pPr>
        <w:pStyle w:val="code"/>
        <w:rPr>
          <w:del w:id="2887" w:author="Matty Kadosh" w:date="2015-08-01T16:20:00Z"/>
        </w:rPr>
      </w:pPr>
      <w:ins w:id="2888" w:author="Guohan Lu" w:date="2015-05-19T10:15:00Z">
        <w:del w:id="2889" w:author="Matty Kadosh" w:date="2015-08-01T16:20:00Z">
          <w:r w:rsidDel="009A169A">
            <w:delText xml:space="preserve">       is larger than the XOFF threahold.</w:delText>
          </w:r>
        </w:del>
      </w:ins>
      <w:del w:id="2890" w:author="Matty Kadosh" w:date="2015-08-01T16:20:00Z">
        <w:r w:rsidR="006B533D" w:rsidDel="009A169A">
          <w:delText xml:space="preserve">a both reserved area </w:delText>
        </w:r>
      </w:del>
    </w:p>
    <w:p w14:paraId="780E6736" w14:textId="4B35EBBE" w:rsidR="006B533D" w:rsidDel="009A169A" w:rsidRDefault="006B533D">
      <w:pPr>
        <w:pStyle w:val="code"/>
        <w:rPr>
          <w:del w:id="2891" w:author="Matty Kadosh" w:date="2015-08-01T16:20:00Z"/>
        </w:rPr>
      </w:pPr>
      <w:del w:id="2892" w:author="Matty Kadosh" w:date="2015-08-01T16:20:00Z">
        <w:r w:rsidDel="009A169A">
          <w:delText xml:space="preserve">       and shared area is less than this threshold.</w:delText>
        </w:r>
      </w:del>
    </w:p>
    <w:p w14:paraId="5B9A8358" w14:textId="29589B2F" w:rsidR="006B533D" w:rsidDel="009A169A" w:rsidRDefault="006B533D" w:rsidP="008276F3">
      <w:pPr>
        <w:pStyle w:val="code"/>
        <w:rPr>
          <w:del w:id="2893" w:author="Matty Kadosh" w:date="2015-08-01T16:20:00Z"/>
        </w:rPr>
      </w:pPr>
      <w:del w:id="2894" w:author="Matty Kadosh" w:date="2015-08-01T16:20:00Z">
        <w:r w:rsidDel="009A169A">
          <w:delText xml:space="preserve">       </w:delText>
        </w:r>
        <w:r w:rsidR="00F97420" w:rsidDel="009A169A">
          <w:delText>Default to 0.</w:delText>
        </w:r>
      </w:del>
    </w:p>
    <w:p w14:paraId="51ADA334" w14:textId="66609E73" w:rsidR="008276F3" w:rsidRPr="001053E1" w:rsidDel="009A169A" w:rsidRDefault="006B533D" w:rsidP="008276F3">
      <w:pPr>
        <w:pStyle w:val="code"/>
        <w:rPr>
          <w:del w:id="2895" w:author="Matty Kadosh" w:date="2015-08-01T16:20:00Z"/>
        </w:rPr>
      </w:pPr>
      <w:del w:id="2896" w:author="Matty Kadosh" w:date="2015-08-01T16:20:00Z">
        <w:r w:rsidDel="009A169A">
          <w:delText xml:space="preserve">    </w:delText>
        </w:r>
        <w:r w:rsidR="008276F3" w:rsidDel="009A169A">
          <w:delText>*/</w:delText>
        </w:r>
      </w:del>
    </w:p>
    <w:p w14:paraId="0D5AF2BC" w14:textId="2854AE93" w:rsidR="00D64D13" w:rsidRPr="001053E1" w:rsidDel="009A169A" w:rsidRDefault="008276F3" w:rsidP="008276F3">
      <w:pPr>
        <w:pStyle w:val="code"/>
        <w:rPr>
          <w:del w:id="2897" w:author="Matty Kadosh" w:date="2015-08-01T16:20:00Z"/>
        </w:rPr>
      </w:pPr>
      <w:del w:id="2898"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Del="009A169A">
          <w:rPr>
            <w:rFonts w:asciiTheme="minorHAnsi" w:hAnsiTheme="minorHAnsi" w:cstheme="minorHAnsi"/>
          </w:rPr>
          <w:delText>XON_TH ,</w:delText>
        </w:r>
      </w:del>
    </w:p>
    <w:p w14:paraId="751EDEE6" w14:textId="53BA099B" w:rsidR="008D0977" w:rsidDel="009A169A" w:rsidRDefault="008D0977" w:rsidP="008A6D58">
      <w:pPr>
        <w:pStyle w:val="code"/>
        <w:rPr>
          <w:del w:id="2899" w:author="Matty Kadosh" w:date="2015-08-01T16:20:00Z"/>
        </w:rPr>
      </w:pPr>
    </w:p>
    <w:p w14:paraId="3C5A1E22" w14:textId="06571131" w:rsidR="008D0977" w:rsidDel="009A169A" w:rsidRDefault="00D64D13" w:rsidP="00D64D13">
      <w:pPr>
        <w:pStyle w:val="code"/>
        <w:rPr>
          <w:del w:id="2900" w:author="Matty Kadosh" w:date="2015-08-01T16:20:00Z"/>
        </w:rPr>
      </w:pPr>
      <w:del w:id="2901" w:author="Matty Kadosh" w:date="2015-08-01T16:20:00Z">
        <w:r w:rsidDel="009A169A">
          <w:delText>}</w:delText>
        </w:r>
        <w:r w:rsidR="00847A3B" w:rsidDel="009A169A">
          <w:delText>sai</w:delText>
        </w:r>
        <w:r w:rsidDel="009A169A">
          <w:delText>_buffer</w:delText>
        </w:r>
        <w:r w:rsidR="00847A3B" w:rsidDel="009A169A">
          <w:delText>_profile</w:delText>
        </w:r>
        <w:r w:rsidDel="009A169A">
          <w:delText>_attr_t;</w:delText>
        </w:r>
      </w:del>
    </w:p>
    <w:p w14:paraId="6842CC80" w14:textId="553B477C" w:rsidR="008D0977" w:rsidDel="009A169A" w:rsidRDefault="008D0977" w:rsidP="008A6D58">
      <w:pPr>
        <w:pStyle w:val="code"/>
        <w:rPr>
          <w:del w:id="2902" w:author="Matty Kadosh" w:date="2015-08-01T16:20:00Z"/>
        </w:rPr>
      </w:pPr>
    </w:p>
    <w:p w14:paraId="65AC35A5" w14:textId="5E325336" w:rsidR="00210410" w:rsidDel="009A169A" w:rsidRDefault="00210410" w:rsidP="00210410">
      <w:pPr>
        <w:pStyle w:val="code"/>
        <w:rPr>
          <w:del w:id="2903" w:author="Matty Kadosh" w:date="2015-08-01T16:20:00Z"/>
        </w:rPr>
      </w:pPr>
      <w:del w:id="2904" w:author="Matty Kadosh" w:date="2015-08-01T16:20:00Z">
        <w:r w:rsidDel="009A169A">
          <w:delText>/*</w:delText>
        </w:r>
      </w:del>
    </w:p>
    <w:p w14:paraId="1A92F168" w14:textId="18556627" w:rsidR="00210410" w:rsidDel="009A169A" w:rsidRDefault="00210410" w:rsidP="00210410">
      <w:pPr>
        <w:pStyle w:val="code"/>
        <w:rPr>
          <w:del w:id="2905" w:author="Matty Kadosh" w:date="2015-08-01T16:20:00Z"/>
        </w:rPr>
      </w:pPr>
      <w:del w:id="2906" w:author="Matty Kadosh" w:date="2015-08-01T16:20:00Z">
        <w:r w:rsidDel="009A169A">
          <w:delText>* Routine Description:</w:delText>
        </w:r>
      </w:del>
    </w:p>
    <w:p w14:paraId="1243DCEE" w14:textId="7B1E4A08" w:rsidR="00210410" w:rsidDel="009A169A" w:rsidRDefault="00210410" w:rsidP="00210410">
      <w:pPr>
        <w:pStyle w:val="code"/>
        <w:rPr>
          <w:del w:id="2907" w:author="Matty Kadosh" w:date="2015-08-01T16:20:00Z"/>
        </w:rPr>
      </w:pPr>
      <w:del w:id="2908" w:author="Matty Kadosh" w:date="2015-08-01T16:20:00Z">
        <w:r w:rsidDel="009A169A">
          <w:delText xml:space="preserve">*    </w:delText>
        </w:r>
        <w:r w:rsidR="008276F3" w:rsidDel="009A169A">
          <w:delText>create</w:delText>
        </w:r>
        <w:r w:rsidDel="009A169A">
          <w:delText xml:space="preserve"> buffer</w:delText>
        </w:r>
        <w:r w:rsidR="008276F3" w:rsidDel="009A169A">
          <w:delText xml:space="preserve"> profile </w:delText>
        </w:r>
        <w:r w:rsidDel="009A169A">
          <w:delText xml:space="preserve">     .</w:delText>
        </w:r>
      </w:del>
    </w:p>
    <w:p w14:paraId="507F4823" w14:textId="540B1BDA" w:rsidR="00210410" w:rsidDel="009A169A" w:rsidRDefault="00210410" w:rsidP="00210410">
      <w:pPr>
        <w:pStyle w:val="code"/>
        <w:rPr>
          <w:del w:id="2909" w:author="Matty Kadosh" w:date="2015-08-01T16:20:00Z"/>
        </w:rPr>
      </w:pPr>
      <w:del w:id="2910" w:author="Matty Kadosh" w:date="2015-08-01T16:20:00Z">
        <w:r w:rsidDel="009A169A">
          <w:delText>*</w:delText>
        </w:r>
      </w:del>
    </w:p>
    <w:p w14:paraId="3DFF50F7" w14:textId="49385947" w:rsidR="00210410" w:rsidDel="009A169A" w:rsidRDefault="00210410" w:rsidP="00210410">
      <w:pPr>
        <w:pStyle w:val="code"/>
        <w:rPr>
          <w:del w:id="2911" w:author="Matty Kadosh" w:date="2015-08-01T16:20:00Z"/>
        </w:rPr>
      </w:pPr>
      <w:del w:id="2912" w:author="Matty Kadosh" w:date="2015-08-01T16:20:00Z">
        <w:r w:rsidDel="009A169A">
          <w:delText>* Arguments:</w:delText>
        </w:r>
      </w:del>
    </w:p>
    <w:p w14:paraId="06D1DCF0" w14:textId="3EBB6D07" w:rsidR="00210410" w:rsidDel="009A169A" w:rsidRDefault="008276F3" w:rsidP="00210410">
      <w:pPr>
        <w:pStyle w:val="code"/>
        <w:rPr>
          <w:del w:id="2913" w:author="Matty Kadosh" w:date="2015-08-01T16:20:00Z"/>
        </w:rPr>
      </w:pPr>
      <w:del w:id="2914" w:author="Matty Kadosh" w:date="2015-08-01T16:20:00Z">
        <w:r w:rsidDel="009A169A">
          <w:delText>*  [in,out] buffer_profile_id  -</w:delText>
        </w:r>
        <w:r w:rsidRPr="008276F3" w:rsidDel="009A169A">
          <w:delText xml:space="preserve"> </w:delText>
        </w:r>
        <w:r w:rsidDel="009A169A">
          <w:delText>buffer profile</w:delText>
        </w:r>
        <w:r w:rsidR="00210410" w:rsidDel="009A169A">
          <w:delText xml:space="preserve"> id </w:delText>
        </w:r>
      </w:del>
    </w:p>
    <w:p w14:paraId="3C15A86C" w14:textId="37526888" w:rsidR="00210410" w:rsidDel="009A169A" w:rsidRDefault="00210410" w:rsidP="00210410">
      <w:pPr>
        <w:pStyle w:val="code"/>
        <w:rPr>
          <w:del w:id="2915" w:author="Matty Kadosh" w:date="2015-08-01T16:20:00Z"/>
        </w:rPr>
      </w:pPr>
      <w:del w:id="2916" w:author="Matty Kadosh" w:date="2015-08-01T16:20:00Z">
        <w:r w:rsidDel="009A169A">
          <w:delText xml:space="preserve">*  </w:delText>
        </w:r>
      </w:del>
    </w:p>
    <w:p w14:paraId="25EB0AC8" w14:textId="6F80EBB7" w:rsidR="00210410" w:rsidDel="009A169A" w:rsidRDefault="00210410" w:rsidP="00210410">
      <w:pPr>
        <w:pStyle w:val="code"/>
        <w:rPr>
          <w:del w:id="2917" w:author="Matty Kadosh" w:date="2015-08-01T16:20:00Z"/>
        </w:rPr>
      </w:pPr>
      <w:del w:id="2918" w:author="Matty Kadosh" w:date="2015-08-01T16:20:00Z">
        <w:r w:rsidDel="009A169A">
          <w:delText>*</w:delText>
        </w:r>
      </w:del>
    </w:p>
    <w:p w14:paraId="45096270" w14:textId="0628BAAD" w:rsidR="00210410" w:rsidRPr="007C0B8D" w:rsidDel="009A169A" w:rsidRDefault="00210410" w:rsidP="00210410">
      <w:pPr>
        <w:pStyle w:val="code"/>
        <w:rPr>
          <w:del w:id="2919" w:author="Matty Kadosh" w:date="2015-08-01T16:20:00Z"/>
        </w:rPr>
      </w:pPr>
      <w:del w:id="2920" w:author="Matty Kadosh" w:date="2015-08-01T16:20:00Z">
        <w:r w:rsidDel="009A169A">
          <w:delText xml:space="preserve">* Return </w:delText>
        </w:r>
        <w:r w:rsidRPr="007C0B8D" w:rsidDel="009A169A">
          <w:delText>Values:</w:delText>
        </w:r>
      </w:del>
    </w:p>
    <w:p w14:paraId="14123CFB" w14:textId="638E2429" w:rsidR="00210410" w:rsidRPr="007C0B8D" w:rsidDel="009A169A" w:rsidRDefault="00210410" w:rsidP="00210410">
      <w:pPr>
        <w:pStyle w:val="code"/>
        <w:rPr>
          <w:del w:id="2921" w:author="Matty Kadosh" w:date="2015-08-01T16:20:00Z"/>
        </w:rPr>
      </w:pPr>
      <w:del w:id="2922" w:author="Matty Kadosh" w:date="2015-08-01T16:20:00Z">
        <w:r w:rsidRPr="007C0B8D" w:rsidDel="009A169A">
          <w:delText>*    SAI_STATUS_SUCCESS on success</w:delText>
        </w:r>
      </w:del>
    </w:p>
    <w:p w14:paraId="1ABA17F1" w14:textId="5F0E2444" w:rsidR="00210410" w:rsidRPr="007C0B8D" w:rsidDel="009A169A" w:rsidRDefault="00210410" w:rsidP="00210410">
      <w:pPr>
        <w:pStyle w:val="code"/>
        <w:rPr>
          <w:del w:id="2923" w:author="Matty Kadosh" w:date="2015-08-01T16:20:00Z"/>
        </w:rPr>
      </w:pPr>
      <w:del w:id="2924" w:author="Matty Kadosh" w:date="2015-08-01T16:20:00Z">
        <w:r w:rsidRPr="007C0B8D" w:rsidDel="009A169A">
          <w:delText>*    Failure status code on error</w:delText>
        </w:r>
      </w:del>
    </w:p>
    <w:p w14:paraId="70353936" w14:textId="3C9229B5" w:rsidR="00210410" w:rsidRPr="007C0B8D" w:rsidDel="009A169A" w:rsidRDefault="00210410" w:rsidP="00210410">
      <w:pPr>
        <w:pStyle w:val="code"/>
        <w:rPr>
          <w:del w:id="2925" w:author="Matty Kadosh" w:date="2015-08-01T16:20:00Z"/>
        </w:rPr>
      </w:pPr>
      <w:del w:id="2926" w:author="Matty Kadosh" w:date="2015-08-01T16:20:00Z">
        <w:r w:rsidRPr="007C0B8D" w:rsidDel="009A169A">
          <w:delText>*/</w:delText>
        </w:r>
      </w:del>
    </w:p>
    <w:p w14:paraId="44E0C374" w14:textId="4E56D8E6" w:rsidR="00210410" w:rsidRPr="007C0B8D" w:rsidDel="009A169A" w:rsidRDefault="00210410" w:rsidP="00210410">
      <w:pPr>
        <w:pStyle w:val="code"/>
        <w:rPr>
          <w:del w:id="2927" w:author="Matty Kadosh" w:date="2015-08-01T16:20:00Z"/>
        </w:rPr>
      </w:pPr>
    </w:p>
    <w:p w14:paraId="7DB71646" w14:textId="5866853B" w:rsidR="00210410" w:rsidRPr="007C0B8D" w:rsidDel="009A169A" w:rsidRDefault="00210410" w:rsidP="00210410">
      <w:pPr>
        <w:pStyle w:val="code"/>
        <w:rPr>
          <w:del w:id="2928" w:author="Matty Kadosh" w:date="2015-08-01T16:20:00Z"/>
        </w:rPr>
      </w:pPr>
      <w:del w:id="2929" w:author="Matty Kadosh" w:date="2015-08-01T16:20:00Z">
        <w:r w:rsidRPr="007C0B8D" w:rsidDel="009A169A">
          <w:delText>ty</w:delText>
        </w:r>
        <w:r w:rsidR="008276F3" w:rsidDel="009A169A">
          <w:delText>pedef sai_status_t (*sai_create_buffer_profile</w:delText>
        </w:r>
        <w:r w:rsidRPr="007C0B8D" w:rsidDel="009A169A">
          <w:delText>_fn)(</w:delText>
        </w:r>
      </w:del>
    </w:p>
    <w:p w14:paraId="73DE732A" w14:textId="32B1F371" w:rsidR="00210410" w:rsidDel="009A169A" w:rsidRDefault="00210410" w:rsidP="00210410">
      <w:pPr>
        <w:pStyle w:val="code"/>
        <w:rPr>
          <w:del w:id="2930" w:author="Matty Kadosh" w:date="2015-08-01T16:20:00Z"/>
        </w:rPr>
      </w:pPr>
      <w:del w:id="2931" w:author="Matty Kadosh" w:date="2015-08-01T16:20:00Z">
        <w:r w:rsidRPr="007C0B8D" w:rsidDel="009A169A">
          <w:delText xml:space="preserve">    _in_out sai_</w:delText>
        </w:r>
        <w:r w:rsidR="008276F3" w:rsidDel="009A169A">
          <w:delText>object</w:delText>
        </w:r>
        <w:r w:rsidRPr="007C0B8D" w:rsidDel="009A169A">
          <w:delText>_id_t* buffer</w:delText>
        </w:r>
        <w:r w:rsidR="008276F3" w:rsidDel="009A169A">
          <w:delText>_profile</w:delText>
        </w:r>
        <w:r w:rsidRPr="007C0B8D" w:rsidDel="009A169A">
          <w:delText>_</w:delText>
        </w:r>
        <w:r w:rsidDel="009A169A">
          <w:delText>id,</w:delText>
        </w:r>
      </w:del>
    </w:p>
    <w:p w14:paraId="37F4F64A" w14:textId="588DD501" w:rsidR="00210410" w:rsidRPr="00A415FC" w:rsidDel="009A169A" w:rsidRDefault="00A415FC" w:rsidP="00210410">
      <w:pPr>
        <w:pStyle w:val="code"/>
        <w:rPr>
          <w:del w:id="2932" w:author="Matty Kadosh" w:date="2015-08-01T16:20:00Z"/>
          <w:color w:val="FF0000"/>
          <w:rPrChange w:id="2933" w:author="Guohan Lu" w:date="2015-05-19T10:16:00Z">
            <w:rPr>
              <w:del w:id="2934" w:author="Matty Kadosh" w:date="2015-08-01T16:20:00Z"/>
            </w:rPr>
          </w:rPrChange>
        </w:rPr>
      </w:pPr>
      <w:ins w:id="2935" w:author="Guohan Lu" w:date="2015-05-19T10:16:00Z">
        <w:del w:id="2936" w:author="Matty Kadosh" w:date="2015-08-01T16:20:00Z">
          <w:r w:rsidRPr="00A415FC" w:rsidDel="009A169A">
            <w:rPr>
              <w:color w:val="FF0000"/>
              <w:rPrChange w:id="2937" w:author="Guohan Lu" w:date="2015-05-19T10:16:00Z">
                <w:rPr/>
              </w:rPrChange>
            </w:rPr>
            <w:delText>Missing attributes.</w:delText>
          </w:r>
        </w:del>
      </w:ins>
    </w:p>
    <w:p w14:paraId="4B993B3D" w14:textId="54316699" w:rsidR="00210410" w:rsidDel="009A169A" w:rsidRDefault="00210410" w:rsidP="00210410">
      <w:pPr>
        <w:pStyle w:val="code"/>
        <w:rPr>
          <w:del w:id="2938" w:author="Matty Kadosh" w:date="2015-08-01T16:20:00Z"/>
        </w:rPr>
      </w:pPr>
      <w:del w:id="2939" w:author="Matty Kadosh" w:date="2015-08-01T16:20:00Z">
        <w:r w:rsidDel="009A169A">
          <w:delText xml:space="preserve">   );</w:delText>
        </w:r>
      </w:del>
    </w:p>
    <w:p w14:paraId="50828281" w14:textId="0639D041" w:rsidR="00210410" w:rsidDel="009A169A" w:rsidRDefault="00210410" w:rsidP="00210410">
      <w:pPr>
        <w:pStyle w:val="code"/>
        <w:rPr>
          <w:del w:id="2940" w:author="Matty Kadosh" w:date="2015-08-01T16:20:00Z"/>
        </w:rPr>
      </w:pPr>
    </w:p>
    <w:p w14:paraId="39D5658E" w14:textId="72F70AD4" w:rsidR="00210410" w:rsidDel="009A169A" w:rsidRDefault="00210410" w:rsidP="00210410">
      <w:pPr>
        <w:pStyle w:val="code"/>
        <w:rPr>
          <w:del w:id="2941" w:author="Matty Kadosh" w:date="2015-08-01T16:20:00Z"/>
        </w:rPr>
      </w:pPr>
    </w:p>
    <w:p w14:paraId="4AA5D87E" w14:textId="0A675038" w:rsidR="00210410" w:rsidDel="009A169A" w:rsidRDefault="00210410" w:rsidP="00210410">
      <w:pPr>
        <w:pStyle w:val="code"/>
        <w:rPr>
          <w:del w:id="2942" w:author="Matty Kadosh" w:date="2015-08-01T16:20:00Z"/>
        </w:rPr>
      </w:pPr>
      <w:del w:id="2943" w:author="Matty Kadosh" w:date="2015-08-01T16:20:00Z">
        <w:r w:rsidDel="009A169A">
          <w:delText>/*</w:delText>
        </w:r>
      </w:del>
    </w:p>
    <w:p w14:paraId="576F46CB" w14:textId="387D28B8" w:rsidR="00210410" w:rsidDel="009A169A" w:rsidRDefault="00210410" w:rsidP="00210410">
      <w:pPr>
        <w:pStyle w:val="code"/>
        <w:rPr>
          <w:del w:id="2944" w:author="Matty Kadosh" w:date="2015-08-01T16:20:00Z"/>
        </w:rPr>
      </w:pPr>
      <w:del w:id="2945" w:author="Matty Kadosh" w:date="2015-08-01T16:20:00Z">
        <w:r w:rsidDel="009A169A">
          <w:delText>* Routine Description:</w:delText>
        </w:r>
      </w:del>
    </w:p>
    <w:p w14:paraId="62FBBE99" w14:textId="0964D523" w:rsidR="00210410" w:rsidDel="009A169A" w:rsidRDefault="00210410" w:rsidP="00210410">
      <w:pPr>
        <w:pStyle w:val="code"/>
        <w:rPr>
          <w:del w:id="2946" w:author="Matty Kadosh" w:date="2015-08-01T16:20:00Z"/>
        </w:rPr>
      </w:pPr>
      <w:del w:id="2947" w:author="Matty Kadosh" w:date="2015-08-01T16:20:00Z">
        <w:r w:rsidDel="009A169A">
          <w:delText xml:space="preserve">*    remove buffer </w:delText>
        </w:r>
        <w:r w:rsidR="008276F3" w:rsidDel="009A169A">
          <w:delText>profile</w:delText>
        </w:r>
        <w:r w:rsidDel="009A169A">
          <w:delText xml:space="preserve">    .</w:delText>
        </w:r>
      </w:del>
    </w:p>
    <w:p w14:paraId="6ECBE027" w14:textId="7C516791" w:rsidR="00210410" w:rsidDel="009A169A" w:rsidRDefault="00210410" w:rsidP="00210410">
      <w:pPr>
        <w:pStyle w:val="code"/>
        <w:rPr>
          <w:del w:id="2948" w:author="Matty Kadosh" w:date="2015-08-01T16:20:00Z"/>
        </w:rPr>
      </w:pPr>
      <w:del w:id="2949" w:author="Matty Kadosh" w:date="2015-08-01T16:20:00Z">
        <w:r w:rsidDel="009A169A">
          <w:delText>*</w:delText>
        </w:r>
      </w:del>
    </w:p>
    <w:p w14:paraId="1E631994" w14:textId="59FF2D4B" w:rsidR="00210410" w:rsidDel="009A169A" w:rsidRDefault="00210410" w:rsidP="00210410">
      <w:pPr>
        <w:pStyle w:val="code"/>
        <w:rPr>
          <w:del w:id="2950" w:author="Matty Kadosh" w:date="2015-08-01T16:20:00Z"/>
        </w:rPr>
      </w:pPr>
      <w:del w:id="2951" w:author="Matty Kadosh" w:date="2015-08-01T16:20:00Z">
        <w:r w:rsidDel="009A169A">
          <w:delText>* Arguments:</w:delText>
        </w:r>
      </w:del>
    </w:p>
    <w:p w14:paraId="5AD8FB56" w14:textId="1D4BAC54" w:rsidR="00210410" w:rsidDel="009A169A" w:rsidRDefault="008276F3" w:rsidP="00210410">
      <w:pPr>
        <w:pStyle w:val="code"/>
        <w:rPr>
          <w:del w:id="2952" w:author="Matty Kadosh" w:date="2015-08-01T16:20:00Z"/>
        </w:rPr>
      </w:pPr>
      <w:del w:id="2953" w:author="Matty Kadosh" w:date="2015-08-01T16:20:00Z">
        <w:r w:rsidDel="009A169A">
          <w:delText>*  [in] buffer_profile_id  -</w:delText>
        </w:r>
        <w:r w:rsidRPr="008276F3" w:rsidDel="009A169A">
          <w:delText xml:space="preserve"> </w:delText>
        </w:r>
        <w:r w:rsidDel="009A169A">
          <w:delText>buffer profile id</w:delText>
        </w:r>
      </w:del>
    </w:p>
    <w:p w14:paraId="512EF167" w14:textId="7B1ED0C7" w:rsidR="00210410" w:rsidDel="009A169A" w:rsidRDefault="00210410" w:rsidP="00210410">
      <w:pPr>
        <w:pStyle w:val="code"/>
        <w:rPr>
          <w:del w:id="2954" w:author="Matty Kadosh" w:date="2015-08-01T16:20:00Z"/>
        </w:rPr>
      </w:pPr>
      <w:del w:id="2955" w:author="Matty Kadosh" w:date="2015-08-01T16:20:00Z">
        <w:r w:rsidDel="009A169A">
          <w:delText xml:space="preserve">*  </w:delText>
        </w:r>
      </w:del>
    </w:p>
    <w:p w14:paraId="10EFCA1F" w14:textId="683C6052" w:rsidR="00210410" w:rsidDel="009A169A" w:rsidRDefault="00210410" w:rsidP="00210410">
      <w:pPr>
        <w:pStyle w:val="code"/>
        <w:rPr>
          <w:del w:id="2956" w:author="Matty Kadosh" w:date="2015-08-01T16:20:00Z"/>
        </w:rPr>
      </w:pPr>
      <w:del w:id="2957" w:author="Matty Kadosh" w:date="2015-08-01T16:20:00Z">
        <w:r w:rsidDel="009A169A">
          <w:delText>*</w:delText>
        </w:r>
      </w:del>
    </w:p>
    <w:p w14:paraId="5A29C899" w14:textId="6F4817B5" w:rsidR="00210410" w:rsidDel="009A169A" w:rsidRDefault="00210410" w:rsidP="00210410">
      <w:pPr>
        <w:pStyle w:val="code"/>
        <w:rPr>
          <w:del w:id="2958" w:author="Matty Kadosh" w:date="2015-08-01T16:20:00Z"/>
        </w:rPr>
      </w:pPr>
      <w:del w:id="2959" w:author="Matty Kadosh" w:date="2015-08-01T16:20:00Z">
        <w:r w:rsidDel="009A169A">
          <w:delText>* Return Values:</w:delText>
        </w:r>
      </w:del>
    </w:p>
    <w:p w14:paraId="10017E69" w14:textId="3BC26680" w:rsidR="00210410" w:rsidDel="009A169A" w:rsidRDefault="00210410" w:rsidP="00210410">
      <w:pPr>
        <w:pStyle w:val="code"/>
        <w:rPr>
          <w:del w:id="2960" w:author="Matty Kadosh" w:date="2015-08-01T16:20:00Z"/>
        </w:rPr>
      </w:pPr>
      <w:del w:id="2961" w:author="Matty Kadosh" w:date="2015-08-01T16:20:00Z">
        <w:r w:rsidDel="009A169A">
          <w:delText>*    SAI_STATUS_SUCCESS on success</w:delText>
        </w:r>
      </w:del>
    </w:p>
    <w:p w14:paraId="245B3A0B" w14:textId="4307CBD4" w:rsidR="00210410" w:rsidDel="009A169A" w:rsidRDefault="00210410" w:rsidP="00210410">
      <w:pPr>
        <w:pStyle w:val="code"/>
        <w:rPr>
          <w:del w:id="2962" w:author="Matty Kadosh" w:date="2015-08-01T16:20:00Z"/>
        </w:rPr>
      </w:pPr>
      <w:del w:id="2963" w:author="Matty Kadosh" w:date="2015-08-01T16:20:00Z">
        <w:r w:rsidDel="009A169A">
          <w:delText>*    Failure status code on error</w:delText>
        </w:r>
      </w:del>
    </w:p>
    <w:p w14:paraId="5ACE7ECD" w14:textId="1D2356D0" w:rsidR="00210410" w:rsidDel="009A169A" w:rsidRDefault="00210410" w:rsidP="00210410">
      <w:pPr>
        <w:pStyle w:val="code"/>
        <w:rPr>
          <w:del w:id="2964" w:author="Matty Kadosh" w:date="2015-08-01T16:20:00Z"/>
        </w:rPr>
      </w:pPr>
      <w:del w:id="2965" w:author="Matty Kadosh" w:date="2015-08-01T16:20:00Z">
        <w:r w:rsidDel="009A169A">
          <w:delText>*/</w:delText>
        </w:r>
      </w:del>
    </w:p>
    <w:p w14:paraId="3EE37143" w14:textId="6FC63862" w:rsidR="00210410" w:rsidDel="009A169A" w:rsidRDefault="00210410" w:rsidP="00210410">
      <w:pPr>
        <w:pStyle w:val="code"/>
        <w:rPr>
          <w:del w:id="2966" w:author="Matty Kadosh" w:date="2015-08-01T16:20:00Z"/>
        </w:rPr>
      </w:pPr>
    </w:p>
    <w:p w14:paraId="367CFBAB" w14:textId="1B7F1579" w:rsidR="00210410" w:rsidDel="009A169A" w:rsidRDefault="00210410" w:rsidP="00210410">
      <w:pPr>
        <w:pStyle w:val="code"/>
        <w:rPr>
          <w:del w:id="2967" w:author="Matty Kadosh" w:date="2015-08-01T16:20:00Z"/>
        </w:rPr>
      </w:pPr>
      <w:del w:id="2968"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R="008276F3" w:rsidDel="009A169A">
          <w:delText>profile</w:delText>
        </w:r>
        <w:r w:rsidRPr="007C0B8D" w:rsidDel="009A169A">
          <w:delText>_fn)(</w:delText>
        </w:r>
      </w:del>
    </w:p>
    <w:p w14:paraId="73CFB146" w14:textId="38ED6669" w:rsidR="00210410" w:rsidDel="009A169A" w:rsidRDefault="00210410" w:rsidP="00210410">
      <w:pPr>
        <w:pStyle w:val="code"/>
        <w:rPr>
          <w:del w:id="2969" w:author="Matty Kadosh" w:date="2015-08-01T16:20:00Z"/>
        </w:rPr>
      </w:pPr>
      <w:del w:id="2970" w:author="Matty Kadosh" w:date="2015-08-01T16:20:00Z">
        <w:r w:rsidDel="009A169A">
          <w:delText xml:space="preserve">    _in_ </w:delText>
        </w:r>
        <w:r w:rsidR="008276F3" w:rsidDel="009A169A">
          <w:delText>sai</w:delText>
        </w:r>
        <w:r w:rsidDel="009A169A">
          <w:delText>_</w:delText>
        </w:r>
        <w:r w:rsidR="008276F3" w:rsidDel="009A169A">
          <w:delText>object_</w:delText>
        </w:r>
        <w:r w:rsidRPr="007C0B8D" w:rsidDel="009A169A">
          <w:delText>id_t buffer</w:delText>
        </w:r>
        <w:r w:rsidR="008276F3" w:rsidDel="009A169A">
          <w:delText>_profile</w:delText>
        </w:r>
        <w:r w:rsidRPr="007C0B8D" w:rsidDel="009A169A">
          <w:delText>_</w:delText>
        </w:r>
        <w:r w:rsidDel="009A169A">
          <w:delText>id,</w:delText>
        </w:r>
      </w:del>
    </w:p>
    <w:p w14:paraId="01D0C8B0" w14:textId="067E918F" w:rsidR="00210410" w:rsidDel="009A169A" w:rsidRDefault="00210410" w:rsidP="00210410">
      <w:pPr>
        <w:pStyle w:val="code"/>
        <w:rPr>
          <w:del w:id="2971" w:author="Matty Kadosh" w:date="2015-08-01T16:20:00Z"/>
        </w:rPr>
      </w:pPr>
      <w:del w:id="2972" w:author="Matty Kadosh" w:date="2015-08-01T16:20:00Z">
        <w:r w:rsidDel="009A169A">
          <w:delText xml:space="preserve">   );</w:delText>
        </w:r>
      </w:del>
    </w:p>
    <w:p w14:paraId="41AFBDF6" w14:textId="40A2C309" w:rsidR="00210410" w:rsidDel="009A169A" w:rsidRDefault="00210410" w:rsidP="00210410">
      <w:pPr>
        <w:pStyle w:val="code"/>
        <w:rPr>
          <w:del w:id="2973" w:author="Matty Kadosh" w:date="2015-08-01T16:20:00Z"/>
        </w:rPr>
      </w:pPr>
    </w:p>
    <w:p w14:paraId="0E175ECA" w14:textId="3F2110ED" w:rsidR="00D64D13" w:rsidDel="009A169A" w:rsidRDefault="00D64D13" w:rsidP="008A6D58">
      <w:pPr>
        <w:pStyle w:val="code"/>
        <w:rPr>
          <w:del w:id="2974" w:author="Matty Kadosh" w:date="2015-08-01T16:20:00Z"/>
        </w:rPr>
      </w:pPr>
    </w:p>
    <w:p w14:paraId="319C1C63" w14:textId="72933A13" w:rsidR="00210410" w:rsidDel="009A169A" w:rsidRDefault="00210410" w:rsidP="008A6D58">
      <w:pPr>
        <w:pStyle w:val="code"/>
        <w:rPr>
          <w:del w:id="2975" w:author="Matty Kadosh" w:date="2015-08-01T16:20:00Z"/>
        </w:rPr>
      </w:pPr>
    </w:p>
    <w:p w14:paraId="4CF9D3DC" w14:textId="1527CCE9" w:rsidR="008D0977" w:rsidDel="009A169A" w:rsidRDefault="008D0977" w:rsidP="008A6D58">
      <w:pPr>
        <w:pStyle w:val="code"/>
        <w:rPr>
          <w:del w:id="2976" w:author="Matty Kadosh" w:date="2015-08-01T16:20:00Z"/>
          <w:rFonts w:asciiTheme="minorHAnsi" w:hAnsiTheme="minorHAnsi" w:cstheme="minorHAnsi"/>
        </w:rPr>
      </w:pPr>
    </w:p>
    <w:p w14:paraId="27418D38" w14:textId="32ECD09A" w:rsidR="00D64D13" w:rsidRPr="007C0B8D" w:rsidDel="009A169A" w:rsidRDefault="00D64D13" w:rsidP="00D64D13">
      <w:pPr>
        <w:pStyle w:val="code"/>
        <w:rPr>
          <w:del w:id="2977" w:author="Matty Kadosh" w:date="2015-08-01T16:20:00Z"/>
        </w:rPr>
      </w:pPr>
      <w:del w:id="2978" w:author="Matty Kadosh" w:date="2015-08-01T16:20:00Z">
        <w:r w:rsidRPr="007C0B8D" w:rsidDel="009A169A">
          <w:delText>/*</w:delText>
        </w:r>
      </w:del>
    </w:p>
    <w:p w14:paraId="18D35F35" w14:textId="420B6223" w:rsidR="00D64D13" w:rsidRPr="007C0B8D" w:rsidDel="009A169A" w:rsidRDefault="00D64D13" w:rsidP="00D64D13">
      <w:pPr>
        <w:pStyle w:val="code"/>
        <w:rPr>
          <w:del w:id="2979" w:author="Matty Kadosh" w:date="2015-08-01T16:20:00Z"/>
        </w:rPr>
      </w:pPr>
      <w:del w:id="2980" w:author="Matty Kadosh" w:date="2015-08-01T16:20:00Z">
        <w:r w:rsidRPr="007C0B8D" w:rsidDel="009A169A">
          <w:delText>* Routine Description:</w:delText>
        </w:r>
      </w:del>
    </w:p>
    <w:p w14:paraId="7FF84120" w14:textId="72571DB4" w:rsidR="00D64D13" w:rsidRPr="007C0B8D" w:rsidDel="009A169A" w:rsidRDefault="00D64D13" w:rsidP="00D64D13">
      <w:pPr>
        <w:pStyle w:val="code"/>
        <w:rPr>
          <w:del w:id="2981" w:author="Matty Kadosh" w:date="2015-08-01T16:20:00Z"/>
        </w:rPr>
      </w:pPr>
      <w:del w:id="2982" w:author="Matty Kadosh" w:date="2015-08-01T16:20:00Z">
        <w:r w:rsidRPr="007C0B8D" w:rsidDel="009A169A">
          <w:delText>* set buffer</w:delText>
        </w:r>
        <w:r w:rsidR="00F333EB" w:rsidDel="009A169A">
          <w:delText xml:space="preserve"> profile</w:delText>
        </w:r>
        <w:r w:rsidRPr="007C0B8D" w:rsidDel="009A169A">
          <w:delText xml:space="preserve"> attributes.</w:delText>
        </w:r>
      </w:del>
    </w:p>
    <w:p w14:paraId="71E776C3" w14:textId="131B6FB7" w:rsidR="00D64D13" w:rsidDel="009A169A" w:rsidRDefault="00D64D13" w:rsidP="00D64D13">
      <w:pPr>
        <w:pStyle w:val="code"/>
        <w:rPr>
          <w:del w:id="2983" w:author="Matty Kadosh" w:date="2015-08-01T16:20:00Z"/>
        </w:rPr>
      </w:pPr>
      <w:del w:id="2984" w:author="Matty Kadosh" w:date="2015-08-01T16:20:00Z">
        <w:r w:rsidDel="009A169A">
          <w:delText>* Arguments:</w:delText>
        </w:r>
      </w:del>
    </w:p>
    <w:p w14:paraId="57C406B5" w14:textId="6AD5CEF6" w:rsidR="00D64D13" w:rsidDel="009A169A" w:rsidRDefault="00210410" w:rsidP="0084778B">
      <w:pPr>
        <w:pStyle w:val="code"/>
        <w:rPr>
          <w:del w:id="2985" w:author="Matty Kadosh" w:date="2015-08-01T16:20:00Z"/>
        </w:rPr>
      </w:pPr>
      <w:del w:id="2986" w:author="Matty Kadosh" w:date="2015-08-01T16:20:00Z">
        <w:r w:rsidDel="009A169A">
          <w:delText xml:space="preserve">* [in] </w:delText>
        </w:r>
        <w:r w:rsidR="00F333EB" w:rsidDel="009A169A">
          <w:delText>buffer_profile_id  -</w:delText>
        </w:r>
        <w:r w:rsidR="00F333EB" w:rsidRPr="008276F3" w:rsidDel="009A169A">
          <w:delText xml:space="preserve"> </w:delText>
        </w:r>
        <w:r w:rsidR="00F333EB" w:rsidDel="009A169A">
          <w:delText>buffer profile id</w:delText>
        </w:r>
      </w:del>
    </w:p>
    <w:p w14:paraId="16422EF0" w14:textId="50E66ED6" w:rsidR="00D64D13" w:rsidRPr="007C0B8D" w:rsidDel="009A169A" w:rsidRDefault="00D64D13" w:rsidP="00D64D13">
      <w:pPr>
        <w:pStyle w:val="code"/>
        <w:rPr>
          <w:del w:id="2987" w:author="Matty Kadosh" w:date="2015-08-01T16:20:00Z"/>
        </w:rPr>
      </w:pPr>
      <w:del w:id="2988" w:author="Matty Kadosh" w:date="2015-08-01T16:20:00Z">
        <w:r w:rsidDel="009A169A">
          <w:delText>* [in]</w:delText>
        </w:r>
        <w:r w:rsidRPr="00144C06" w:rsidDel="009A169A">
          <w:delText xml:space="preserve"> </w:delText>
        </w:r>
        <w:r w:rsidR="0084778B" w:rsidDel="009A169A">
          <w:delText>attr</w:delText>
        </w:r>
        <w:r w:rsidDel="009A169A">
          <w:delText xml:space="preserve"> - </w:delText>
        </w:r>
        <w:r w:rsidR="0084778B" w:rsidDel="009A169A">
          <w:delText xml:space="preserve"> buffer profile attribute</w:delText>
        </w:r>
        <w:r w:rsidRPr="007C0B8D" w:rsidDel="009A169A">
          <w:delText xml:space="preserve"> </w:delText>
        </w:r>
      </w:del>
    </w:p>
    <w:p w14:paraId="040F7738" w14:textId="3336D66B" w:rsidR="00D64D13" w:rsidRPr="007C0B8D" w:rsidDel="009A169A" w:rsidRDefault="00D64D13" w:rsidP="00D64D13">
      <w:pPr>
        <w:pStyle w:val="code"/>
        <w:rPr>
          <w:del w:id="2989" w:author="Matty Kadosh" w:date="2015-08-01T16:20:00Z"/>
        </w:rPr>
      </w:pPr>
      <w:del w:id="2990" w:author="Matty Kadosh" w:date="2015-08-01T16:20:00Z">
        <w:r w:rsidRPr="007C0B8D" w:rsidDel="009A169A">
          <w:delText>*</w:delText>
        </w:r>
      </w:del>
    </w:p>
    <w:p w14:paraId="605D6480" w14:textId="59CCA188" w:rsidR="00D64D13" w:rsidRPr="007C0B8D" w:rsidDel="009A169A" w:rsidRDefault="00D64D13" w:rsidP="00D64D13">
      <w:pPr>
        <w:pStyle w:val="code"/>
        <w:rPr>
          <w:del w:id="2991" w:author="Matty Kadosh" w:date="2015-08-01T16:20:00Z"/>
        </w:rPr>
      </w:pPr>
      <w:del w:id="2992" w:author="Matty Kadosh" w:date="2015-08-01T16:20:00Z">
        <w:r w:rsidRPr="007C0B8D" w:rsidDel="009A169A">
          <w:delText>* Return Values:</w:delText>
        </w:r>
      </w:del>
    </w:p>
    <w:p w14:paraId="79E57570" w14:textId="1A5DD65E" w:rsidR="00D64D13" w:rsidRPr="007C0B8D" w:rsidDel="009A169A" w:rsidRDefault="00D64D13" w:rsidP="00D64D13">
      <w:pPr>
        <w:pStyle w:val="code"/>
        <w:rPr>
          <w:del w:id="2993" w:author="Matty Kadosh" w:date="2015-08-01T16:20:00Z"/>
        </w:rPr>
      </w:pPr>
      <w:del w:id="2994" w:author="Matty Kadosh" w:date="2015-08-01T16:20:00Z">
        <w:r w:rsidRPr="007C0B8D" w:rsidDel="009A169A">
          <w:delText>* SAI_STATUS_SUCCESS on success</w:delText>
        </w:r>
      </w:del>
    </w:p>
    <w:p w14:paraId="72D73BF3" w14:textId="1CF5A692" w:rsidR="00D64D13" w:rsidRPr="007C0B8D" w:rsidDel="009A169A" w:rsidRDefault="00D64D13" w:rsidP="00D64D13">
      <w:pPr>
        <w:pStyle w:val="code"/>
        <w:rPr>
          <w:del w:id="2995" w:author="Matty Kadosh" w:date="2015-08-01T16:20:00Z"/>
        </w:rPr>
      </w:pPr>
      <w:del w:id="2996" w:author="Matty Kadosh" w:date="2015-08-01T16:20:00Z">
        <w:r w:rsidRPr="007C0B8D" w:rsidDel="009A169A">
          <w:delText>* Failure status code on error</w:delText>
        </w:r>
      </w:del>
    </w:p>
    <w:p w14:paraId="4623D9A1" w14:textId="17040163" w:rsidR="00D64D13" w:rsidRPr="007C0B8D" w:rsidDel="009A169A" w:rsidRDefault="00D64D13" w:rsidP="00D64D13">
      <w:pPr>
        <w:pStyle w:val="code"/>
        <w:rPr>
          <w:del w:id="2997" w:author="Matty Kadosh" w:date="2015-08-01T16:20:00Z"/>
        </w:rPr>
      </w:pPr>
      <w:del w:id="2998" w:author="Matty Kadosh" w:date="2015-08-01T16:20:00Z">
        <w:r w:rsidRPr="007C0B8D" w:rsidDel="009A169A">
          <w:delText>*/</w:delText>
        </w:r>
      </w:del>
    </w:p>
    <w:p w14:paraId="6860D52B" w14:textId="17FDF47E" w:rsidR="00D64D13" w:rsidDel="009A169A" w:rsidRDefault="00D64D13" w:rsidP="00D64D13">
      <w:pPr>
        <w:pStyle w:val="code"/>
        <w:rPr>
          <w:del w:id="2999" w:author="Matty Kadosh" w:date="2015-08-01T16:20:00Z"/>
        </w:rPr>
      </w:pPr>
      <w:del w:id="3000" w:author="Matty Kadosh" w:date="2015-08-01T16:20:00Z">
        <w:r w:rsidRPr="007C0B8D" w:rsidDel="009A169A">
          <w:delText>typedef sai_status_t (*sai_set_buffer_</w:delText>
        </w:r>
        <w:r w:rsidR="007F5BFC" w:rsidDel="009A169A">
          <w:delText>profile_</w:delText>
        </w:r>
        <w:r w:rsidRPr="007C0B8D" w:rsidDel="009A169A">
          <w:delText>attr_fn)(</w:delText>
        </w:r>
      </w:del>
    </w:p>
    <w:p w14:paraId="65DED119" w14:textId="6B0FFB37" w:rsidR="00210410" w:rsidDel="009A169A" w:rsidRDefault="00210410" w:rsidP="00D64D13">
      <w:pPr>
        <w:pStyle w:val="code"/>
        <w:rPr>
          <w:del w:id="3001" w:author="Matty Kadosh" w:date="2015-08-01T16:20:00Z"/>
        </w:rPr>
      </w:pPr>
      <w:del w:id="3002" w:author="Matty Kadosh" w:date="2015-08-01T16:20:00Z">
        <w:r w:rsidDel="009A169A">
          <w:tab/>
        </w:r>
        <w:r w:rsidDel="009A169A">
          <w:tab/>
        </w:r>
        <w:r w:rsidDel="009A169A">
          <w:tab/>
          <w:delText xml:space="preserve"> _in_ </w:delText>
        </w:r>
        <w:r w:rsidRPr="007C0B8D" w:rsidDel="009A169A">
          <w:delText>sai_</w:delText>
        </w:r>
        <w:r w:rsidR="0084778B" w:rsidDel="009A169A">
          <w:delText>object</w:delText>
        </w:r>
        <w:r w:rsidRPr="007C0B8D" w:rsidDel="009A169A">
          <w:delText>r_id_t buffer</w:delText>
        </w:r>
        <w:r w:rsidR="0084778B" w:rsidDel="009A169A">
          <w:delText>_profile</w:delText>
        </w:r>
        <w:r w:rsidRPr="007C0B8D" w:rsidDel="009A169A">
          <w:delText>_</w:delText>
        </w:r>
        <w:r w:rsidDel="009A169A">
          <w:delText>id,</w:delText>
        </w:r>
      </w:del>
    </w:p>
    <w:p w14:paraId="30089D4D" w14:textId="050BDFE0" w:rsidR="00D64D13" w:rsidDel="009A169A" w:rsidRDefault="00D64D13" w:rsidP="0084778B">
      <w:pPr>
        <w:pStyle w:val="code"/>
        <w:rPr>
          <w:del w:id="3003" w:author="Matty Kadosh" w:date="2015-08-01T16:20:00Z"/>
        </w:rPr>
      </w:pPr>
      <w:del w:id="3004" w:author="Matty Kadosh" w:date="2015-08-01T16:20:00Z">
        <w:r w:rsidDel="009A169A">
          <w:delText xml:space="preserve">       </w:delText>
        </w:r>
        <w:r w:rsidDel="009A169A">
          <w:tab/>
        </w:r>
        <w:r w:rsidDel="009A169A">
          <w:tab/>
          <w:delText xml:space="preserve"> </w:delText>
        </w:r>
        <w:r w:rsidDel="009A169A">
          <w:tab/>
          <w:delText xml:space="preserve"> </w:delText>
        </w:r>
        <w:r w:rsidR="0084778B" w:rsidDel="009A169A">
          <w:delText>_In_ sai_attr_t *att</w:delText>
        </w:r>
        <w:r w:rsidR="00155741" w:rsidDel="009A169A">
          <w:delText>r</w:delText>
        </w:r>
      </w:del>
    </w:p>
    <w:p w14:paraId="5587580E" w14:textId="33983C50" w:rsidR="00D64D13" w:rsidDel="009A169A" w:rsidRDefault="00D64D13" w:rsidP="00D64D13">
      <w:pPr>
        <w:pStyle w:val="code"/>
        <w:rPr>
          <w:del w:id="3005" w:author="Matty Kadosh" w:date="2015-08-01T16:20:00Z"/>
        </w:rPr>
      </w:pPr>
      <w:del w:id="3006" w:author="Matty Kadosh" w:date="2015-08-01T16:20:00Z">
        <w:r w:rsidDel="009A169A">
          <w:delText>);</w:delText>
        </w:r>
      </w:del>
    </w:p>
    <w:p w14:paraId="4449FD0F" w14:textId="724E9BC8" w:rsidR="00D64D13" w:rsidDel="009A169A" w:rsidRDefault="00D64D13" w:rsidP="00D64D13">
      <w:pPr>
        <w:pStyle w:val="code"/>
        <w:rPr>
          <w:del w:id="3007" w:author="Matty Kadosh" w:date="2015-08-01T16:20:00Z"/>
        </w:rPr>
      </w:pPr>
    </w:p>
    <w:p w14:paraId="657DF878" w14:textId="4CBB35E0" w:rsidR="00D64D13" w:rsidRPr="007C0B8D" w:rsidDel="009A169A" w:rsidRDefault="00D64D13" w:rsidP="00D64D13">
      <w:pPr>
        <w:pStyle w:val="code"/>
        <w:rPr>
          <w:del w:id="3008" w:author="Matty Kadosh" w:date="2015-08-01T16:20:00Z"/>
        </w:rPr>
      </w:pPr>
      <w:del w:id="3009" w:author="Matty Kadosh" w:date="2015-08-01T16:20:00Z">
        <w:r w:rsidRPr="007C0B8D" w:rsidDel="009A169A">
          <w:delText>/*</w:delText>
        </w:r>
      </w:del>
    </w:p>
    <w:p w14:paraId="2CB2137F" w14:textId="450EB3B5" w:rsidR="00D64D13" w:rsidRPr="007C0B8D" w:rsidDel="009A169A" w:rsidRDefault="00D64D13" w:rsidP="00D64D13">
      <w:pPr>
        <w:pStyle w:val="code"/>
        <w:rPr>
          <w:del w:id="3010" w:author="Matty Kadosh" w:date="2015-08-01T16:20:00Z"/>
        </w:rPr>
      </w:pPr>
      <w:del w:id="3011" w:author="Matty Kadosh" w:date="2015-08-01T16:20:00Z">
        <w:r w:rsidRPr="007C0B8D" w:rsidDel="009A169A">
          <w:delText>* Routine Description:</w:delText>
        </w:r>
      </w:del>
    </w:p>
    <w:p w14:paraId="46A2CB4C" w14:textId="49CD2980" w:rsidR="00D64D13" w:rsidRPr="007C0B8D" w:rsidDel="009A169A" w:rsidRDefault="00D64D13" w:rsidP="00D64D13">
      <w:pPr>
        <w:pStyle w:val="code"/>
        <w:rPr>
          <w:del w:id="3012" w:author="Matty Kadosh" w:date="2015-08-01T16:20:00Z"/>
        </w:rPr>
      </w:pPr>
      <w:del w:id="3013"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6E5E0C7B" w14:textId="36DF78EF" w:rsidR="00D64D13" w:rsidDel="009A169A" w:rsidRDefault="00D64D13" w:rsidP="00D64D13">
      <w:pPr>
        <w:pStyle w:val="code"/>
        <w:rPr>
          <w:del w:id="3014" w:author="Matty Kadosh" w:date="2015-08-01T16:20:00Z"/>
        </w:rPr>
      </w:pPr>
      <w:del w:id="3015" w:author="Matty Kadosh" w:date="2015-08-01T16:20:00Z">
        <w:r w:rsidRPr="007C0B8D" w:rsidDel="009A169A">
          <w:delText>* Arguments:</w:delText>
        </w:r>
      </w:del>
    </w:p>
    <w:p w14:paraId="2911BDC6" w14:textId="107DE056" w:rsidR="00210410" w:rsidRPr="007C0B8D" w:rsidDel="009A169A" w:rsidRDefault="00210410" w:rsidP="00155741">
      <w:pPr>
        <w:pStyle w:val="code"/>
        <w:rPr>
          <w:del w:id="3016" w:author="Matty Kadosh" w:date="2015-08-01T16:20:00Z"/>
        </w:rPr>
      </w:pPr>
      <w:del w:id="3017" w:author="Matty Kadosh" w:date="2015-08-01T16:20:00Z">
        <w:r w:rsidDel="009A169A">
          <w:delText xml:space="preserve">* [in] </w:delText>
        </w:r>
        <w:r w:rsidR="00155741" w:rsidDel="009A169A">
          <w:delText>buffer_profile_id  -</w:delText>
        </w:r>
        <w:r w:rsidR="00155741" w:rsidRPr="008276F3" w:rsidDel="009A169A">
          <w:delText xml:space="preserve"> </w:delText>
        </w:r>
        <w:r w:rsidR="00155741" w:rsidDel="009A169A">
          <w:delText>buffer profile id</w:delText>
        </w:r>
      </w:del>
    </w:p>
    <w:p w14:paraId="28AA2EC5" w14:textId="2E8EC66B" w:rsidR="00D64D13" w:rsidDel="009A169A" w:rsidRDefault="00D64D13" w:rsidP="00D64D13">
      <w:pPr>
        <w:pStyle w:val="code"/>
        <w:rPr>
          <w:del w:id="3018" w:author="Matty Kadosh" w:date="2015-08-01T16:20:00Z"/>
        </w:rPr>
      </w:pPr>
      <w:del w:id="3019"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D10D3E" w14:textId="246A0A42" w:rsidR="00D64D13" w:rsidRPr="007C0B8D" w:rsidDel="009A169A" w:rsidRDefault="00D64D13" w:rsidP="00D64D13">
      <w:pPr>
        <w:pStyle w:val="code"/>
        <w:rPr>
          <w:del w:id="3020" w:author="Matty Kadosh" w:date="2015-08-01T16:20:00Z"/>
        </w:rPr>
      </w:pPr>
      <w:del w:id="3021"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5F5B68D" w14:textId="13183DCD" w:rsidR="00D64D13" w:rsidRPr="007C0B8D" w:rsidDel="009A169A" w:rsidRDefault="00D64D13" w:rsidP="00D64D13">
      <w:pPr>
        <w:pStyle w:val="code"/>
        <w:rPr>
          <w:del w:id="3022" w:author="Matty Kadosh" w:date="2015-08-01T16:20:00Z"/>
        </w:rPr>
      </w:pPr>
      <w:del w:id="3023" w:author="Matty Kadosh" w:date="2015-08-01T16:20:00Z">
        <w:r w:rsidRPr="007C0B8D" w:rsidDel="009A169A">
          <w:delText>*</w:delText>
        </w:r>
      </w:del>
    </w:p>
    <w:p w14:paraId="5E690D72" w14:textId="2407A150" w:rsidR="00D64D13" w:rsidRPr="007C0B8D" w:rsidDel="009A169A" w:rsidRDefault="00D64D13" w:rsidP="00D64D13">
      <w:pPr>
        <w:pStyle w:val="code"/>
        <w:rPr>
          <w:del w:id="3024" w:author="Matty Kadosh" w:date="2015-08-01T16:20:00Z"/>
        </w:rPr>
      </w:pPr>
      <w:del w:id="3025" w:author="Matty Kadosh" w:date="2015-08-01T16:20:00Z">
        <w:r w:rsidRPr="007C0B8D" w:rsidDel="009A169A">
          <w:delText>* Return Values:</w:delText>
        </w:r>
      </w:del>
    </w:p>
    <w:p w14:paraId="7F35C087" w14:textId="2C6F26A1" w:rsidR="00D64D13" w:rsidRPr="007C0B8D" w:rsidDel="009A169A" w:rsidRDefault="00D64D13" w:rsidP="00D64D13">
      <w:pPr>
        <w:pStyle w:val="code"/>
        <w:rPr>
          <w:del w:id="3026" w:author="Matty Kadosh" w:date="2015-08-01T16:20:00Z"/>
        </w:rPr>
      </w:pPr>
      <w:del w:id="3027" w:author="Matty Kadosh" w:date="2015-08-01T16:20:00Z">
        <w:r w:rsidRPr="007C0B8D" w:rsidDel="009A169A">
          <w:delText>* SAI_STATUS_SUCCESS on success</w:delText>
        </w:r>
      </w:del>
    </w:p>
    <w:p w14:paraId="4C27ED62" w14:textId="3F29ADCE" w:rsidR="00D64D13" w:rsidRPr="007C0B8D" w:rsidDel="009A169A" w:rsidRDefault="00D64D13" w:rsidP="00D64D13">
      <w:pPr>
        <w:pStyle w:val="code"/>
        <w:rPr>
          <w:del w:id="3028" w:author="Matty Kadosh" w:date="2015-08-01T16:20:00Z"/>
        </w:rPr>
      </w:pPr>
      <w:del w:id="3029" w:author="Matty Kadosh" w:date="2015-08-01T16:20:00Z">
        <w:r w:rsidRPr="007C0B8D" w:rsidDel="009A169A">
          <w:delText>* Failure status code on error</w:delText>
        </w:r>
      </w:del>
    </w:p>
    <w:p w14:paraId="32CAA9A3" w14:textId="3CFD7DF8" w:rsidR="00D64D13" w:rsidRPr="007C0B8D" w:rsidDel="009A169A" w:rsidRDefault="00D64D13" w:rsidP="00D64D13">
      <w:pPr>
        <w:pStyle w:val="code"/>
        <w:rPr>
          <w:del w:id="3030" w:author="Matty Kadosh" w:date="2015-08-01T16:20:00Z"/>
        </w:rPr>
      </w:pPr>
      <w:del w:id="3031" w:author="Matty Kadosh" w:date="2015-08-01T16:20:00Z">
        <w:r w:rsidRPr="007C0B8D" w:rsidDel="009A169A">
          <w:delText>*/</w:delText>
        </w:r>
      </w:del>
    </w:p>
    <w:p w14:paraId="23DA8E4F" w14:textId="1A9E21C6" w:rsidR="00D64D13" w:rsidDel="009A169A" w:rsidRDefault="00D64D13" w:rsidP="00D64D13">
      <w:pPr>
        <w:pStyle w:val="code"/>
        <w:rPr>
          <w:del w:id="3032" w:author="Matty Kadosh" w:date="2015-08-01T16:20:00Z"/>
        </w:rPr>
      </w:pPr>
      <w:del w:id="3033" w:author="Matty Kadosh" w:date="2015-08-01T16:20:00Z">
        <w:r w:rsidDel="009A169A">
          <w:delText>typedef sai_status_t (*sai_g</w:delText>
        </w:r>
        <w:r w:rsidRPr="007C0B8D" w:rsidDel="009A169A">
          <w:delText>et_buffer_</w:delText>
        </w:r>
        <w:r w:rsidR="007F5BFC" w:rsidDel="009A169A">
          <w:delText>profile_</w:delText>
        </w:r>
        <w:r w:rsidRPr="007C0B8D" w:rsidDel="009A169A">
          <w:delText>attr_fn)(</w:delText>
        </w:r>
      </w:del>
    </w:p>
    <w:p w14:paraId="12923A1A" w14:textId="75DFEF59" w:rsidR="00210410" w:rsidDel="009A169A" w:rsidRDefault="00210410" w:rsidP="00D64D13">
      <w:pPr>
        <w:pStyle w:val="code"/>
        <w:rPr>
          <w:del w:id="3034" w:author="Matty Kadosh" w:date="2015-08-01T16:20:00Z"/>
        </w:rPr>
      </w:pPr>
      <w:del w:id="3035" w:author="Matty Kadosh" w:date="2015-08-01T16:20:00Z">
        <w:r w:rsidDel="009A169A">
          <w:delText xml:space="preserve">                        _in_ </w:delText>
        </w:r>
        <w:r w:rsidRPr="007C0B8D" w:rsidDel="009A169A">
          <w:delText>sai_</w:delText>
        </w:r>
        <w:r w:rsidR="00155741" w:rsidDel="009A169A">
          <w:delText>object</w:delText>
        </w:r>
        <w:r w:rsidRPr="007C0B8D" w:rsidDel="009A169A">
          <w:delText>_id_t</w:delText>
        </w:r>
        <w:r w:rsidR="00155741" w:rsidDel="009A169A">
          <w:delText xml:space="preserve"> </w:delText>
        </w:r>
        <w:r w:rsidRPr="007C0B8D" w:rsidDel="009A169A">
          <w:delText>buffer_</w:delText>
        </w:r>
        <w:r w:rsidR="00155741" w:rsidDel="009A169A">
          <w:delText>profile_</w:delText>
        </w:r>
        <w:r w:rsidDel="009A169A">
          <w:delText>id,</w:delText>
        </w:r>
      </w:del>
    </w:p>
    <w:p w14:paraId="0ECBC347" w14:textId="2AEE2258" w:rsidR="00D64D13" w:rsidDel="009A169A" w:rsidRDefault="00D64D13" w:rsidP="00D64D13">
      <w:pPr>
        <w:pStyle w:val="code"/>
        <w:rPr>
          <w:del w:id="3036" w:author="Matty Kadosh" w:date="2015-08-01T16:20:00Z"/>
        </w:rPr>
      </w:pPr>
      <w:del w:id="3037"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3A0F2760" w14:textId="16DA69B4" w:rsidR="00D64D13" w:rsidDel="009A169A" w:rsidRDefault="00D64D13" w:rsidP="00D64D13">
      <w:pPr>
        <w:pStyle w:val="code"/>
        <w:rPr>
          <w:del w:id="3038" w:author="Matty Kadosh" w:date="2015-08-01T16:20:00Z"/>
        </w:rPr>
      </w:pPr>
      <w:del w:id="3039" w:author="Matty Kadosh" w:date="2015-08-01T16:20:00Z">
        <w:r w:rsidDel="009A169A">
          <w:delText xml:space="preserve">    </w:delText>
        </w:r>
        <w:r w:rsidDel="009A169A">
          <w:tab/>
        </w:r>
        <w:r w:rsidDel="009A169A">
          <w:tab/>
          <w:delText xml:space="preserve"> </w:delText>
        </w:r>
        <w:r w:rsidDel="009A169A">
          <w:tab/>
        </w:r>
        <w:r w:rsidR="00210410" w:rsidDel="009A169A">
          <w:delText xml:space="preserve"> </w:delText>
        </w:r>
        <w:r w:rsidDel="009A169A">
          <w:delText xml:space="preserve"> _out_ sai_attr_t * attr_list </w:delText>
        </w:r>
      </w:del>
    </w:p>
    <w:p w14:paraId="72666AA2" w14:textId="5415E353" w:rsidR="00D64D13" w:rsidDel="009A169A" w:rsidRDefault="00D64D13" w:rsidP="00D64D13">
      <w:pPr>
        <w:pStyle w:val="code"/>
        <w:rPr>
          <w:del w:id="3040" w:author="Matty Kadosh" w:date="2015-08-01T16:20:00Z"/>
        </w:rPr>
      </w:pPr>
      <w:del w:id="3041" w:author="Matty Kadosh" w:date="2015-08-01T16:20:00Z">
        <w:r w:rsidDel="009A169A">
          <w:delText>);</w:delText>
        </w:r>
      </w:del>
    </w:p>
    <w:p w14:paraId="5E15C41B" w14:textId="66BEC52F" w:rsidR="00EA0BD9" w:rsidDel="009A169A" w:rsidRDefault="00EA0BD9" w:rsidP="00EA0BD9">
      <w:pPr>
        <w:pStyle w:val="code"/>
        <w:rPr>
          <w:del w:id="3042" w:author="Matty Kadosh" w:date="2015-08-01T16:20:00Z"/>
        </w:rPr>
      </w:pPr>
    </w:p>
    <w:p w14:paraId="0411385F" w14:textId="3F9F9AB4" w:rsidR="00EA0BD9" w:rsidDel="009A169A" w:rsidRDefault="00EA0BD9" w:rsidP="00EA0BD9">
      <w:pPr>
        <w:pStyle w:val="code"/>
        <w:rPr>
          <w:del w:id="3043" w:author="Matty Kadosh" w:date="2015-08-01T16:20:00Z"/>
        </w:rPr>
      </w:pPr>
    </w:p>
    <w:p w14:paraId="23AC51F4" w14:textId="68FEC42E" w:rsidR="00EA0BD9" w:rsidRPr="007C0B8D" w:rsidDel="009A169A" w:rsidRDefault="00EA0BD9" w:rsidP="00EA0BD9">
      <w:pPr>
        <w:pStyle w:val="code"/>
        <w:rPr>
          <w:del w:id="3044" w:author="Matty Kadosh" w:date="2015-08-01T16:20:00Z"/>
        </w:rPr>
      </w:pPr>
    </w:p>
    <w:p w14:paraId="24D0D562" w14:textId="10B8FBEB" w:rsidR="00D64D13" w:rsidRPr="007C0B8D" w:rsidDel="009A169A" w:rsidRDefault="00D64D13" w:rsidP="00D64D13">
      <w:pPr>
        <w:pStyle w:val="code"/>
        <w:rPr>
          <w:del w:id="3045" w:author="Matty Kadosh" w:date="2015-08-01T16:20:00Z"/>
        </w:rPr>
      </w:pPr>
    </w:p>
    <w:p w14:paraId="7A96DEF9" w14:textId="4E1D055C" w:rsidR="00582040" w:rsidDel="009A169A" w:rsidRDefault="00D64D13" w:rsidP="00D64D13">
      <w:pPr>
        <w:pStyle w:val="Heading2"/>
        <w:rPr>
          <w:del w:id="3046" w:author="Matty Kadosh" w:date="2015-08-01T16:20:00Z"/>
        </w:rPr>
      </w:pPr>
      <w:del w:id="3047" w:author="Matty Kadosh" w:date="2015-08-01T16:20:00Z">
        <w:r w:rsidDel="009A169A">
          <w:delText xml:space="preserve">Buffer function Summery </w:delText>
        </w:r>
      </w:del>
    </w:p>
    <w:p w14:paraId="08F4F683" w14:textId="39851370" w:rsidR="007F4955" w:rsidRPr="001053E1" w:rsidDel="009A169A" w:rsidRDefault="007F4955" w:rsidP="00D64D13">
      <w:pPr>
        <w:pStyle w:val="code"/>
        <w:rPr>
          <w:del w:id="3048" w:author="Matty Kadosh" w:date="2015-08-01T16:20:00Z"/>
        </w:rPr>
      </w:pPr>
      <w:del w:id="3049"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38A1C367" w14:textId="5DB23095" w:rsidR="007F4955" w:rsidRPr="001053E1" w:rsidDel="009A169A" w:rsidRDefault="007F4955" w:rsidP="00D64D13">
      <w:pPr>
        <w:pStyle w:val="code"/>
        <w:rPr>
          <w:del w:id="3050" w:author="Matty Kadosh" w:date="2015-08-01T16:20:00Z"/>
        </w:rPr>
      </w:pPr>
      <w:del w:id="3051" w:author="Matty Kadosh" w:date="2015-08-01T16:20:00Z">
        <w:r w:rsidRPr="001053E1" w:rsidDel="009A169A">
          <w:delText>typedef struct _sai_</w:delText>
        </w:r>
        <w:r w:rsidR="00437B06" w:rsidDel="009A169A">
          <w:delText>buffer</w:delText>
        </w:r>
        <w:r w:rsidRPr="001053E1" w:rsidDel="009A169A">
          <w:delText>_api_t</w:delText>
        </w:r>
      </w:del>
    </w:p>
    <w:p w14:paraId="30D208A8" w14:textId="1EAB7D02" w:rsidR="007F4955" w:rsidDel="009A169A" w:rsidRDefault="007F4955" w:rsidP="00D64D13">
      <w:pPr>
        <w:pStyle w:val="code"/>
        <w:rPr>
          <w:del w:id="3052" w:author="Matty Kadosh" w:date="2015-08-01T16:20:00Z"/>
        </w:rPr>
      </w:pPr>
      <w:del w:id="3053" w:author="Matty Kadosh" w:date="2015-08-01T16:20:00Z">
        <w:r w:rsidRPr="001053E1" w:rsidDel="009A169A">
          <w:delText>{</w:delText>
        </w:r>
      </w:del>
    </w:p>
    <w:p w14:paraId="04A2DE64" w14:textId="492D252A" w:rsidR="004232F9" w:rsidDel="009A169A" w:rsidRDefault="004232F9" w:rsidP="00D64D13">
      <w:pPr>
        <w:pStyle w:val="code"/>
        <w:rPr>
          <w:del w:id="3054" w:author="Matty Kadosh" w:date="2015-08-01T16:20:00Z"/>
        </w:rPr>
      </w:pPr>
      <w:del w:id="3055" w:author="Matty Kadosh" w:date="2015-08-01T16:20:00Z">
        <w:r w:rsidRPr="001053E1" w:rsidDel="009A169A">
          <w:delText xml:space="preserve">    </w:delText>
        </w:r>
        <w:r w:rsidDel="009A169A">
          <w:delText>sai_create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Del="009A169A">
          <w:delText xml:space="preserve">        </w:delText>
        </w:r>
        <w:r w:rsidR="004E1674" w:rsidDel="009A169A">
          <w:delText xml:space="preserve"> </w:delText>
        </w:r>
        <w:r w:rsidDel="009A169A">
          <w:delText xml:space="preserve"> </w:delText>
        </w:r>
        <w:r w:rsidR="004E1674" w:rsidDel="009A169A">
          <w:delText xml:space="preserve">  </w:delText>
        </w:r>
        <w:r w:rsidDel="009A169A">
          <w:delText>create_buffer</w:delText>
        </w:r>
        <w:r w:rsidR="00155741" w:rsidDel="009A169A">
          <w:delText>_pool</w:delText>
        </w:r>
        <w:r w:rsidDel="009A169A">
          <w:delText>;</w:delText>
        </w:r>
      </w:del>
    </w:p>
    <w:p w14:paraId="773A4F22" w14:textId="64DD11DE" w:rsidR="004232F9" w:rsidDel="009A169A" w:rsidRDefault="004232F9" w:rsidP="00D64D13">
      <w:pPr>
        <w:pStyle w:val="code"/>
        <w:rPr>
          <w:del w:id="3056" w:author="Matty Kadosh" w:date="2015-08-01T16:20:00Z"/>
        </w:rPr>
      </w:pPr>
      <w:del w:id="3057" w:author="Matty Kadosh" w:date="2015-08-01T16:20:00Z">
        <w:r w:rsidRPr="001053E1" w:rsidDel="009A169A">
          <w:delText xml:space="preserve">    </w:delText>
        </w:r>
        <w:r w:rsidDel="009A169A">
          <w:delText>sai_remove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R="004E1674" w:rsidDel="009A169A">
          <w:delText xml:space="preserve">      </w:delText>
        </w:r>
        <w:r w:rsidDel="009A169A">
          <w:delText>remove_buffer</w:delText>
        </w:r>
        <w:r w:rsidR="00155741" w:rsidDel="009A169A">
          <w:delText>_pool</w:delText>
        </w:r>
        <w:r w:rsidDel="009A169A">
          <w:delText>;</w:delText>
        </w:r>
      </w:del>
    </w:p>
    <w:p w14:paraId="12FABD05" w14:textId="6D6D4540" w:rsidR="004232F9" w:rsidRPr="00572E9C" w:rsidDel="009A169A" w:rsidRDefault="004232F9" w:rsidP="00D64D13">
      <w:pPr>
        <w:pStyle w:val="code"/>
        <w:rPr>
          <w:del w:id="3058" w:author="Matty Kadosh" w:date="2015-08-01T16:20:00Z"/>
        </w:rPr>
      </w:pPr>
      <w:del w:id="3059" w:author="Matty Kadosh" w:date="2015-08-01T16:20:00Z">
        <w:r w:rsidDel="009A169A">
          <w:delText xml:space="preserve">    </w:delText>
        </w:r>
        <w:r w:rsidRPr="00572E9C" w:rsidDel="009A169A">
          <w:delText>sai_set_buffer_</w:delText>
        </w:r>
        <w:r w:rsidR="00155741"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w:delText>
        </w:r>
        <w:r w:rsidR="00155741" w:rsidDel="009A169A">
          <w:delText>pool_</w:delText>
        </w:r>
        <w:r w:rsidDel="009A169A">
          <w:delText>attr;</w:delText>
        </w:r>
      </w:del>
    </w:p>
    <w:p w14:paraId="3832316C" w14:textId="3173F437" w:rsidR="00572E9C" w:rsidDel="009A169A" w:rsidRDefault="004232F9" w:rsidP="009624D7">
      <w:pPr>
        <w:pStyle w:val="code"/>
        <w:ind w:firstLine="405"/>
        <w:rPr>
          <w:del w:id="3060" w:author="Matty Kadosh" w:date="2015-08-01T16:20:00Z"/>
        </w:rPr>
      </w:pPr>
      <w:del w:id="3061" w:author="Matty Kadosh" w:date="2015-08-01T16:20:00Z">
        <w:r w:rsidRPr="001053E1" w:rsidDel="009A169A">
          <w:delText>sai_</w:delText>
        </w:r>
        <w:r w:rsidDel="009A169A">
          <w:delText>get_buffer_</w:delText>
        </w:r>
        <w:r w:rsidR="00155741" w:rsidDel="009A169A">
          <w:delText>pool_</w:delText>
        </w:r>
        <w:r w:rsidDel="009A169A">
          <w:delText>attr_</w:delText>
        </w:r>
        <w:r w:rsidRPr="001053E1" w:rsidDel="009A169A">
          <w:delText>fn</w:delText>
        </w:r>
        <w:r w:rsidDel="009A169A">
          <w:delText xml:space="preserve">  </w:delText>
        </w:r>
        <w:r w:rsidR="00D64D13" w:rsidDel="009A169A">
          <w:delText xml:space="preserve">          get_buffer_</w:delText>
        </w:r>
        <w:r w:rsidR="00155741" w:rsidDel="009A169A">
          <w:delText>pool_</w:delText>
        </w:r>
        <w:r w:rsidR="00D64D13" w:rsidDel="009A169A">
          <w:delText>attr;</w:delText>
        </w:r>
      </w:del>
    </w:p>
    <w:p w14:paraId="789ED672" w14:textId="25B99DB9" w:rsidR="00A50640" w:rsidDel="009A169A" w:rsidRDefault="00A50640" w:rsidP="009624D7">
      <w:pPr>
        <w:pStyle w:val="code"/>
        <w:ind w:firstLine="405"/>
        <w:rPr>
          <w:del w:id="3062" w:author="Matty Kadosh" w:date="2015-08-01T16:20:00Z"/>
        </w:rPr>
      </w:pPr>
      <w:del w:id="3063" w:author="Matty Kadosh" w:date="2015-08-01T16:20:00Z">
        <w:r w:rsidDel="009A169A">
          <w:delText>sai_set_ingress_</w:delText>
        </w:r>
        <w:r w:rsidR="00662EBF" w:rsidDel="009A169A">
          <w:delText>prior</w:delText>
        </w:r>
        <w:r w:rsidR="009624D7" w:rsidDel="009A169A">
          <w:delText>i</w:delText>
        </w:r>
        <w:r w:rsidR="00662EBF" w:rsidDel="009A169A">
          <w:delText>ty_group</w:delText>
        </w:r>
        <w:r w:rsidDel="009A169A">
          <w:delText>_</w:delText>
        </w:r>
        <w:r w:rsidRPr="007C0B8D" w:rsidDel="009A169A">
          <w:delText>attr_fn</w:delText>
        </w:r>
        <w:r w:rsidR="00662EBF" w:rsidDel="009A169A">
          <w:delText xml:space="preserve"> </w:delText>
        </w:r>
        <w:r w:rsidDel="009A169A">
          <w:delText>set_ingress_</w:delText>
        </w:r>
        <w:r w:rsidR="009624D7" w:rsidDel="009A169A">
          <w:delText>priority_group</w:delText>
        </w:r>
        <w:r w:rsidDel="009A169A">
          <w:delText>_attr;</w:delText>
        </w:r>
      </w:del>
    </w:p>
    <w:p w14:paraId="0095C7EF" w14:textId="60929F45" w:rsidR="00A50640" w:rsidDel="009A169A" w:rsidRDefault="00A50640" w:rsidP="009624D7">
      <w:pPr>
        <w:pStyle w:val="code"/>
        <w:ind w:firstLine="405"/>
        <w:rPr>
          <w:del w:id="3064" w:author="Matty Kadosh" w:date="2015-08-01T16:20:00Z"/>
        </w:rPr>
      </w:pPr>
      <w:del w:id="3065" w:author="Matty Kadosh" w:date="2015-08-01T16:20:00Z">
        <w:r w:rsidDel="009A169A">
          <w:delText>sai_get_</w:delText>
        </w:r>
        <w:r w:rsidR="00662EBF" w:rsidDel="009A169A">
          <w:delText>ingress_prior</w:delText>
        </w:r>
        <w:r w:rsidR="009624D7" w:rsidDel="009A169A">
          <w:delText>i</w:delText>
        </w:r>
        <w:r w:rsidR="00662EBF" w:rsidDel="009A169A">
          <w:delText>ty_group</w:delText>
        </w:r>
        <w:r w:rsidDel="009A169A">
          <w:delText>_</w:delText>
        </w:r>
        <w:r w:rsidRPr="007C0B8D" w:rsidDel="009A169A">
          <w:delText>attr_fn</w:delText>
        </w:r>
        <w:r w:rsidDel="009A169A">
          <w:delText xml:space="preserve"> get_ingress_</w:delText>
        </w:r>
        <w:r w:rsidR="009624D7" w:rsidDel="009A169A">
          <w:delText>priority_group</w:delText>
        </w:r>
        <w:r w:rsidDel="009A169A">
          <w:delText>_attr;</w:delText>
        </w:r>
      </w:del>
    </w:p>
    <w:p w14:paraId="0D23BA53" w14:textId="249CAF04" w:rsidR="004E1674" w:rsidDel="009A169A" w:rsidRDefault="004E1674" w:rsidP="004E1674">
      <w:pPr>
        <w:pStyle w:val="code"/>
        <w:rPr>
          <w:del w:id="3066" w:author="Matty Kadosh" w:date="2015-08-01T16:20:00Z"/>
        </w:rPr>
      </w:pPr>
      <w:del w:id="3067" w:author="Matty Kadosh" w:date="2015-08-01T16:20:00Z">
        <w:r w:rsidDel="009A169A">
          <w:delText xml:space="preserve">    sai_create</w:delText>
        </w:r>
        <w:r w:rsidR="00A50640" w:rsidDel="009A169A">
          <w:delText>_</w:delText>
        </w:r>
        <w:r w:rsidRPr="00572E9C" w:rsidDel="009A169A">
          <w:delText>buffer</w:delText>
        </w:r>
        <w:r w:rsidR="00155741" w:rsidDel="009A169A">
          <w:delText>_pro</w:delText>
        </w:r>
        <w:r w:rsidR="004E5FF6" w:rsidDel="009A169A">
          <w:delText>file</w:delText>
        </w:r>
        <w:r w:rsidRPr="00572E9C" w:rsidDel="009A169A">
          <w:delText>_fn</w:delText>
        </w:r>
        <w:r w:rsidDel="009A169A">
          <w:delText xml:space="preserve"> </w:delText>
        </w:r>
        <w:r w:rsidRPr="00572E9C" w:rsidDel="009A169A">
          <w:delText xml:space="preserve"> </w:delText>
        </w:r>
        <w:r w:rsidDel="009A169A">
          <w:delText xml:space="preserve">    </w:delText>
        </w:r>
        <w:r w:rsidR="00155741" w:rsidDel="009A169A">
          <w:delText xml:space="preserve">   </w:delText>
        </w:r>
        <w:r w:rsidDel="009A169A">
          <w:delText xml:space="preserve"> </w:delText>
        </w:r>
        <w:r w:rsidR="004E5FF6" w:rsidDel="009A169A">
          <w:delText xml:space="preserve"> </w:delText>
        </w:r>
        <w:r w:rsidDel="009A169A">
          <w:delText>c</w:delText>
        </w:r>
        <w:r w:rsidR="004E5FF6" w:rsidDel="009A169A">
          <w:delText>reate</w:delText>
        </w:r>
        <w:r w:rsidDel="009A169A">
          <w:delText>_buffer</w:delText>
        </w:r>
        <w:r w:rsidR="004E5FF6" w:rsidDel="009A169A">
          <w:delText>_profile</w:delText>
        </w:r>
        <w:r w:rsidDel="009A169A">
          <w:delText>;</w:delText>
        </w:r>
      </w:del>
    </w:p>
    <w:p w14:paraId="2EAFB2DC" w14:textId="7BFE822B" w:rsidR="004E1674" w:rsidDel="009A169A" w:rsidRDefault="004E1674" w:rsidP="004E1674">
      <w:pPr>
        <w:pStyle w:val="code"/>
        <w:rPr>
          <w:del w:id="3068" w:author="Matty Kadosh" w:date="2015-08-01T16:20:00Z"/>
        </w:rPr>
      </w:pPr>
      <w:del w:id="3069" w:author="Matty Kadosh" w:date="2015-08-01T16:20:00Z">
        <w:r w:rsidRPr="001053E1" w:rsidDel="009A169A">
          <w:delText xml:space="preserve">    </w:delText>
        </w:r>
        <w:r w:rsidDel="009A169A">
          <w:delText>sai_remove_</w:delText>
        </w:r>
        <w:r w:rsidRPr="00572E9C" w:rsidDel="009A169A">
          <w:delText>buffer_</w:delText>
        </w:r>
        <w:r w:rsidR="004E5FF6" w:rsidDel="009A169A">
          <w:delText>profile</w:delText>
        </w:r>
        <w:r w:rsidR="00A50640" w:rsidDel="009A169A">
          <w:delText>_</w:delText>
        </w:r>
        <w:r w:rsidRPr="00572E9C" w:rsidDel="009A169A">
          <w:delText>fn</w:delText>
        </w:r>
        <w:r w:rsidDel="009A169A">
          <w:delText xml:space="preserve">    </w:delText>
        </w:r>
        <w:r w:rsidR="004E5FF6" w:rsidDel="009A169A">
          <w:delText xml:space="preserve">      </w:delText>
        </w:r>
        <w:r w:rsidDel="009A169A">
          <w:delText xml:space="preserve"> </w:delText>
        </w:r>
        <w:r w:rsidR="004E5FF6" w:rsidDel="009A169A">
          <w:delText>remove</w:delText>
        </w:r>
        <w:r w:rsidDel="009A169A">
          <w:delText>_buffer</w:delText>
        </w:r>
        <w:r w:rsidR="004E5FF6" w:rsidDel="009A169A">
          <w:delText>_profile</w:delText>
        </w:r>
        <w:r w:rsidDel="009A169A">
          <w:delText>;</w:delText>
        </w:r>
      </w:del>
    </w:p>
    <w:p w14:paraId="256D6373" w14:textId="49C731A3" w:rsidR="00572E9C" w:rsidDel="009A169A" w:rsidRDefault="00572E9C" w:rsidP="00D64D13">
      <w:pPr>
        <w:pStyle w:val="code"/>
        <w:rPr>
          <w:del w:id="3070" w:author="Matty Kadosh" w:date="2015-08-01T16:20:00Z"/>
        </w:rPr>
      </w:pPr>
      <w:del w:id="3071" w:author="Matty Kadosh" w:date="2015-08-01T16:20:00Z">
        <w:r w:rsidDel="009A169A">
          <w:delText xml:space="preserve">    </w:delText>
        </w:r>
        <w:r w:rsidRPr="001053E1" w:rsidDel="009A169A">
          <w:delText>sai_</w:delText>
        </w:r>
        <w:r w:rsidDel="009A169A">
          <w:delText>set_buffer_</w:delText>
        </w:r>
        <w:r w:rsidR="00A50640" w:rsidDel="009A169A">
          <w:delText>profile_</w:delText>
        </w:r>
        <w:r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set</w:delText>
        </w:r>
        <w:r w:rsidDel="009A169A">
          <w:delText>_buffer_</w:delText>
        </w:r>
        <w:r w:rsidR="004E5FF6" w:rsidDel="009A169A">
          <w:delText>profile_</w:delText>
        </w:r>
        <w:r w:rsidDel="009A169A">
          <w:delText>attr;</w:delText>
        </w:r>
      </w:del>
    </w:p>
    <w:p w14:paraId="708CF37A" w14:textId="3E3E7AC8" w:rsidR="00BE267E" w:rsidRPr="00437B06" w:rsidDel="009A169A" w:rsidRDefault="00BE267E" w:rsidP="00D64D13">
      <w:pPr>
        <w:pStyle w:val="code"/>
        <w:rPr>
          <w:del w:id="3072" w:author="Matty Kadosh" w:date="2015-08-01T16:20:00Z"/>
          <w:highlight w:val="yellow"/>
        </w:rPr>
      </w:pPr>
      <w:del w:id="3073" w:author="Matty Kadosh" w:date="2015-08-01T16:20:00Z">
        <w:r w:rsidDel="009A169A">
          <w:delText xml:space="preserve">    </w:delText>
        </w:r>
        <w:r w:rsidRPr="001053E1" w:rsidDel="009A169A">
          <w:delText>sai_</w:delText>
        </w:r>
        <w:r w:rsidR="00572E9C" w:rsidDel="009A169A">
          <w:delText>get_</w:delText>
        </w:r>
        <w:r w:rsidDel="009A169A">
          <w:delText>buffer_</w:delText>
        </w:r>
        <w:r w:rsidR="00A50640" w:rsidDel="009A169A">
          <w:delText>profile_</w:delText>
        </w:r>
        <w:r w:rsidR="00572E9C"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get</w:delText>
        </w:r>
        <w:r w:rsidR="00572E9C" w:rsidDel="009A169A">
          <w:delText>_buffer_</w:delText>
        </w:r>
        <w:r w:rsidR="004E5FF6" w:rsidDel="009A169A">
          <w:delText>profile_</w:delText>
        </w:r>
        <w:r w:rsidR="00572E9C" w:rsidDel="009A169A">
          <w:delText>attr;</w:delText>
        </w:r>
      </w:del>
    </w:p>
    <w:p w14:paraId="6A657675" w14:textId="592A0B7D" w:rsidR="007F4955" w:rsidRPr="001053E1" w:rsidDel="009A169A" w:rsidRDefault="007F4955" w:rsidP="00D64D13">
      <w:pPr>
        <w:pStyle w:val="code"/>
        <w:rPr>
          <w:del w:id="3074" w:author="Matty Kadosh" w:date="2015-08-01T16:20:00Z"/>
        </w:rPr>
      </w:pPr>
      <w:del w:id="3075" w:author="Matty Kadosh" w:date="2015-08-01T16:20:00Z">
        <w:r w:rsidRPr="001053E1" w:rsidDel="009A169A">
          <w:delText xml:space="preserve">} </w:delText>
        </w:r>
        <w:r w:rsidRPr="00437B06" w:rsidDel="009A169A">
          <w:rPr>
            <w:bCs/>
          </w:rPr>
          <w:delText>sai_</w:delText>
        </w:r>
        <w:r w:rsidR="00437B06" w:rsidRPr="00437B06" w:rsidDel="009A169A">
          <w:rPr>
            <w:bCs/>
          </w:rPr>
          <w:delText>buffer</w:delText>
        </w:r>
        <w:r w:rsidRPr="00437B06" w:rsidDel="009A169A">
          <w:rPr>
            <w:bCs/>
          </w:rPr>
          <w:delText>_api_t;</w:delText>
        </w:r>
      </w:del>
    </w:p>
    <w:p w14:paraId="517E54B9" w14:textId="3D07AAE1" w:rsidR="007F4955" w:rsidRPr="001053E1" w:rsidDel="009A169A" w:rsidRDefault="007F4955" w:rsidP="00D64D13">
      <w:pPr>
        <w:pStyle w:val="code"/>
        <w:rPr>
          <w:del w:id="3076" w:author="Matty Kadosh" w:date="2015-08-01T16:20:00Z"/>
          <w:color w:val="333333"/>
          <w:lang w:val="fi-FI"/>
        </w:rPr>
      </w:pPr>
    </w:p>
    <w:p w14:paraId="76851E76" w14:textId="6A3345DD" w:rsidR="00582040" w:rsidRPr="00F959CF" w:rsidDel="009A169A" w:rsidRDefault="00582040" w:rsidP="001053E1">
      <w:pPr>
        <w:pStyle w:val="NoSpacing"/>
        <w:rPr>
          <w:del w:id="3077" w:author="Matty Kadosh" w:date="2015-08-01T16:20:00Z"/>
          <w:rFonts w:asciiTheme="minorHAnsi" w:hAnsiTheme="minorHAnsi" w:cstheme="minorHAnsi"/>
          <w:b/>
          <w:bCs/>
        </w:rPr>
      </w:pPr>
    </w:p>
    <w:p w14:paraId="6BEE8C3A" w14:textId="4C0C1E1B" w:rsidR="00F959CF" w:rsidDel="009A169A" w:rsidRDefault="00F959CF" w:rsidP="001053E1">
      <w:pPr>
        <w:pStyle w:val="NoSpacing"/>
        <w:rPr>
          <w:del w:id="3078" w:author="Matty Kadosh" w:date="2015-08-01T16:20:00Z"/>
          <w:rFonts w:asciiTheme="minorHAnsi" w:hAnsiTheme="minorHAnsi" w:cstheme="minorHAnsi"/>
        </w:rPr>
      </w:pPr>
    </w:p>
    <w:p w14:paraId="3986748C" w14:textId="07EBBE17" w:rsidR="00F959CF" w:rsidDel="009A169A" w:rsidRDefault="00F959CF" w:rsidP="001053E1">
      <w:pPr>
        <w:pStyle w:val="NoSpacing"/>
        <w:rPr>
          <w:del w:id="3079" w:author="Matty Kadosh" w:date="2015-08-01T16:20:00Z"/>
          <w:rFonts w:asciiTheme="minorHAnsi" w:hAnsiTheme="minorHAnsi" w:cstheme="minorHAnsi"/>
        </w:rPr>
      </w:pPr>
    </w:p>
    <w:p w14:paraId="7631F2DA" w14:textId="77777777" w:rsidR="00F959CF" w:rsidRDefault="00F959CF" w:rsidP="001053E1">
      <w:pPr>
        <w:pStyle w:val="NoSpacing"/>
        <w:rPr>
          <w:rFonts w:asciiTheme="minorHAnsi" w:hAnsiTheme="minorHAnsi" w:cstheme="minorHAnsi"/>
        </w:rPr>
      </w:pPr>
    </w:p>
    <w:sectPr w:rsidR="00F959CF" w:rsidSect="002D4814">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97EC0" w14:textId="77777777" w:rsidR="00B82286" w:rsidRDefault="00B82286" w:rsidP="002A5AF4">
      <w:pPr>
        <w:spacing w:after="0" w:line="240" w:lineRule="auto"/>
      </w:pPr>
      <w:r>
        <w:separator/>
      </w:r>
    </w:p>
  </w:endnote>
  <w:endnote w:type="continuationSeparator" w:id="0">
    <w:p w14:paraId="23D979B4" w14:textId="77777777" w:rsidR="00B82286" w:rsidRDefault="00B82286" w:rsidP="002A5AF4">
      <w:pPr>
        <w:spacing w:after="0" w:line="240" w:lineRule="auto"/>
      </w:pPr>
      <w:r>
        <w:continuationSeparator/>
      </w:r>
    </w:p>
  </w:endnote>
  <w:endnote w:type="continuationNotice" w:id="1">
    <w:p w14:paraId="594E1B23" w14:textId="77777777" w:rsidR="00B82286" w:rsidRDefault="00B822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DD9C6" w14:textId="77777777" w:rsidR="00874411" w:rsidRDefault="00874411">
    <w:pPr>
      <w:pStyle w:val="Footer"/>
    </w:pPr>
  </w:p>
  <w:p w14:paraId="74385D17" w14:textId="77777777" w:rsidR="00874411" w:rsidRDefault="008744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14:paraId="1D99153D" w14:textId="77777777" w:rsidR="00874411" w:rsidRDefault="00874411">
        <w:pPr>
          <w:pStyle w:val="Footer"/>
        </w:pPr>
        <w:r>
          <w:t xml:space="preserve">Page | </w:t>
        </w:r>
        <w:r>
          <w:fldChar w:fldCharType="begin"/>
        </w:r>
        <w:r>
          <w:instrText xml:space="preserve"> PAGE   \* MERGEFORMAT </w:instrText>
        </w:r>
        <w:r>
          <w:fldChar w:fldCharType="separate"/>
        </w:r>
        <w:r w:rsidR="00E31B65">
          <w:rPr>
            <w:noProof/>
          </w:rPr>
          <w:t>i</w:t>
        </w:r>
        <w:r>
          <w:rPr>
            <w:noProof/>
          </w:rPr>
          <w:fldChar w:fldCharType="end"/>
        </w:r>
      </w:p>
    </w:sdtContent>
  </w:sdt>
  <w:p w14:paraId="14D07F9B" w14:textId="77777777" w:rsidR="00874411" w:rsidRDefault="008744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513AF" w14:textId="77777777" w:rsidR="00874411" w:rsidRDefault="00874411">
    <w:pPr>
      <w:pStyle w:val="Footer"/>
      <w:jc w:val="center"/>
    </w:pPr>
  </w:p>
  <w:p w14:paraId="619111A4" w14:textId="77777777" w:rsidR="00874411" w:rsidRDefault="0087441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14:paraId="69E3A634" w14:textId="77777777" w:rsidR="00874411" w:rsidRDefault="00874411">
        <w:pPr>
          <w:pStyle w:val="Footer"/>
        </w:pPr>
        <w:r>
          <w:t xml:space="preserve">Page | </w:t>
        </w:r>
        <w:r>
          <w:fldChar w:fldCharType="begin"/>
        </w:r>
        <w:r>
          <w:instrText xml:space="preserve"> PAGE   \* MERGEFORMAT </w:instrText>
        </w:r>
        <w:r>
          <w:fldChar w:fldCharType="separate"/>
        </w:r>
        <w:r w:rsidR="00E31B65">
          <w:rPr>
            <w:noProof/>
          </w:rPr>
          <w:t>3</w:t>
        </w:r>
        <w:r>
          <w:rPr>
            <w:noProof/>
          </w:rPr>
          <w:fldChar w:fldCharType="end"/>
        </w:r>
      </w:p>
    </w:sdtContent>
  </w:sdt>
  <w:p w14:paraId="5D6C0E87" w14:textId="77777777" w:rsidR="00874411" w:rsidRDefault="008744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4343E" w14:textId="77777777" w:rsidR="00B82286" w:rsidRDefault="00B82286" w:rsidP="002A5AF4">
      <w:pPr>
        <w:spacing w:after="0" w:line="240" w:lineRule="auto"/>
      </w:pPr>
      <w:r>
        <w:separator/>
      </w:r>
    </w:p>
  </w:footnote>
  <w:footnote w:type="continuationSeparator" w:id="0">
    <w:p w14:paraId="3E6A1863" w14:textId="77777777" w:rsidR="00B82286" w:rsidRDefault="00B82286" w:rsidP="002A5AF4">
      <w:pPr>
        <w:spacing w:after="0" w:line="240" w:lineRule="auto"/>
      </w:pPr>
      <w:r>
        <w:continuationSeparator/>
      </w:r>
    </w:p>
  </w:footnote>
  <w:footnote w:type="continuationNotice" w:id="1">
    <w:p w14:paraId="4C1F682E" w14:textId="77777777" w:rsidR="00B82286" w:rsidRDefault="00B8228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14:paraId="5E190B68" w14:textId="77777777" w:rsidR="00874411" w:rsidRDefault="00874411">
        <w:pPr>
          <w:pStyle w:val="Header"/>
          <w:jc w:val="center"/>
        </w:pPr>
      </w:p>
    </w:sdtContent>
  </w:sdt>
  <w:p w14:paraId="01D783D4" w14:textId="77777777" w:rsidR="00874411" w:rsidRDefault="008744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40B7"/>
    <w:multiLevelType w:val="hybridMultilevel"/>
    <w:tmpl w:val="48122EC6"/>
    <w:lvl w:ilvl="0" w:tplc="7430BEB8">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4155C"/>
    <w:multiLevelType w:val="hybridMultilevel"/>
    <w:tmpl w:val="08DEA430"/>
    <w:lvl w:ilvl="0" w:tplc="65D61B5C">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10C62972"/>
    <w:multiLevelType w:val="hybridMultilevel"/>
    <w:tmpl w:val="3BACB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4562D"/>
    <w:multiLevelType w:val="hybridMultilevel"/>
    <w:tmpl w:val="8A320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1524B"/>
    <w:multiLevelType w:val="hybridMultilevel"/>
    <w:tmpl w:val="E28E2366"/>
    <w:lvl w:ilvl="0" w:tplc="9A24080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65C19"/>
    <w:multiLevelType w:val="hybridMultilevel"/>
    <w:tmpl w:val="7E2A8F04"/>
    <w:lvl w:ilvl="0" w:tplc="050844E6">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8" w15:restartNumberingAfterBreak="0">
    <w:nsid w:val="2AA943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4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57698"/>
    <w:multiLevelType w:val="hybridMultilevel"/>
    <w:tmpl w:val="FDD0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722F3A"/>
    <w:multiLevelType w:val="hybridMultilevel"/>
    <w:tmpl w:val="3DF66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CB2D57"/>
    <w:multiLevelType w:val="hybridMultilevel"/>
    <w:tmpl w:val="27F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D7445"/>
    <w:multiLevelType w:val="hybridMultilevel"/>
    <w:tmpl w:val="2ADED1B4"/>
    <w:lvl w:ilvl="0" w:tplc="888CE00E">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9936FA"/>
    <w:multiLevelType w:val="hybridMultilevel"/>
    <w:tmpl w:val="8B828668"/>
    <w:lvl w:ilvl="0" w:tplc="7430BEB8">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1"/>
  </w:num>
  <w:num w:numId="5">
    <w:abstractNumId w:val="14"/>
  </w:num>
  <w:num w:numId="6">
    <w:abstractNumId w:val="16"/>
  </w:num>
  <w:num w:numId="7">
    <w:abstractNumId w:val="3"/>
  </w:num>
  <w:num w:numId="8">
    <w:abstractNumId w:val="8"/>
  </w:num>
  <w:num w:numId="9">
    <w:abstractNumId w:val="8"/>
  </w:num>
  <w:num w:numId="10">
    <w:abstractNumId w:val="11"/>
  </w:num>
  <w:num w:numId="11">
    <w:abstractNumId w:val="4"/>
  </w:num>
  <w:num w:numId="12">
    <w:abstractNumId w:val="8"/>
  </w:num>
  <w:num w:numId="13">
    <w:abstractNumId w:val="5"/>
  </w:num>
  <w:num w:numId="14">
    <w:abstractNumId w:val="1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
  </w:num>
  <w:num w:numId="20">
    <w:abstractNumId w:val="13"/>
  </w:num>
  <w:num w:numId="21">
    <w:abstractNumId w:val="0"/>
  </w:num>
  <w:num w:numId="22">
    <w:abstractNumId w:val="15"/>
  </w:num>
  <w:num w:numId="2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4FED"/>
    <w:rsid w:val="00010687"/>
    <w:rsid w:val="00011C47"/>
    <w:rsid w:val="00012474"/>
    <w:rsid w:val="00013291"/>
    <w:rsid w:val="0001440A"/>
    <w:rsid w:val="0001746A"/>
    <w:rsid w:val="00023C94"/>
    <w:rsid w:val="000259C9"/>
    <w:rsid w:val="00034396"/>
    <w:rsid w:val="00035AE6"/>
    <w:rsid w:val="0004252D"/>
    <w:rsid w:val="00046454"/>
    <w:rsid w:val="00054F66"/>
    <w:rsid w:val="00057B3F"/>
    <w:rsid w:val="00070D3A"/>
    <w:rsid w:val="0007513B"/>
    <w:rsid w:val="000809AC"/>
    <w:rsid w:val="00082908"/>
    <w:rsid w:val="000839CF"/>
    <w:rsid w:val="0009476C"/>
    <w:rsid w:val="00094E3E"/>
    <w:rsid w:val="00094F74"/>
    <w:rsid w:val="00095BC3"/>
    <w:rsid w:val="000A3292"/>
    <w:rsid w:val="000A48EB"/>
    <w:rsid w:val="000A6840"/>
    <w:rsid w:val="000C0859"/>
    <w:rsid w:val="000C1D9A"/>
    <w:rsid w:val="000C4B00"/>
    <w:rsid w:val="000C61B8"/>
    <w:rsid w:val="000D0A51"/>
    <w:rsid w:val="000E0CC6"/>
    <w:rsid w:val="000E1A6E"/>
    <w:rsid w:val="000E234F"/>
    <w:rsid w:val="000E3AE7"/>
    <w:rsid w:val="000E72B3"/>
    <w:rsid w:val="000F222C"/>
    <w:rsid w:val="000F2CEC"/>
    <w:rsid w:val="000F6AE4"/>
    <w:rsid w:val="000F6F7D"/>
    <w:rsid w:val="00102407"/>
    <w:rsid w:val="00103749"/>
    <w:rsid w:val="00104A3B"/>
    <w:rsid w:val="001053E1"/>
    <w:rsid w:val="001103AF"/>
    <w:rsid w:val="00110B63"/>
    <w:rsid w:val="001206EB"/>
    <w:rsid w:val="001233EF"/>
    <w:rsid w:val="0012588B"/>
    <w:rsid w:val="001258A2"/>
    <w:rsid w:val="0012748F"/>
    <w:rsid w:val="00134454"/>
    <w:rsid w:val="0013597A"/>
    <w:rsid w:val="00135AC2"/>
    <w:rsid w:val="001401F0"/>
    <w:rsid w:val="00140F58"/>
    <w:rsid w:val="001421F1"/>
    <w:rsid w:val="001430C6"/>
    <w:rsid w:val="0015130B"/>
    <w:rsid w:val="00155741"/>
    <w:rsid w:val="00156250"/>
    <w:rsid w:val="0016201C"/>
    <w:rsid w:val="0016463F"/>
    <w:rsid w:val="001647BD"/>
    <w:rsid w:val="001649DF"/>
    <w:rsid w:val="001657B2"/>
    <w:rsid w:val="00170894"/>
    <w:rsid w:val="00170B45"/>
    <w:rsid w:val="001731E9"/>
    <w:rsid w:val="0017349F"/>
    <w:rsid w:val="0017537F"/>
    <w:rsid w:val="00180658"/>
    <w:rsid w:val="00181A17"/>
    <w:rsid w:val="00181DA7"/>
    <w:rsid w:val="00185820"/>
    <w:rsid w:val="00185F4C"/>
    <w:rsid w:val="00185FAE"/>
    <w:rsid w:val="00192BAB"/>
    <w:rsid w:val="001930DB"/>
    <w:rsid w:val="0019478F"/>
    <w:rsid w:val="0019575F"/>
    <w:rsid w:val="001A17DD"/>
    <w:rsid w:val="001A1FBD"/>
    <w:rsid w:val="001A48E9"/>
    <w:rsid w:val="001B0575"/>
    <w:rsid w:val="001B1C86"/>
    <w:rsid w:val="001B4287"/>
    <w:rsid w:val="001B561D"/>
    <w:rsid w:val="001B5B89"/>
    <w:rsid w:val="001B7F35"/>
    <w:rsid w:val="001C046D"/>
    <w:rsid w:val="001C7B30"/>
    <w:rsid w:val="001D5C57"/>
    <w:rsid w:val="001E1F0B"/>
    <w:rsid w:val="001E208A"/>
    <w:rsid w:val="001E7411"/>
    <w:rsid w:val="001E7FAC"/>
    <w:rsid w:val="001F05FE"/>
    <w:rsid w:val="001F13A1"/>
    <w:rsid w:val="001F3E03"/>
    <w:rsid w:val="00202414"/>
    <w:rsid w:val="00210410"/>
    <w:rsid w:val="00210F40"/>
    <w:rsid w:val="002147EC"/>
    <w:rsid w:val="002154E6"/>
    <w:rsid w:val="00223E40"/>
    <w:rsid w:val="00226B5B"/>
    <w:rsid w:val="00227AE9"/>
    <w:rsid w:val="00235D0D"/>
    <w:rsid w:val="002440FD"/>
    <w:rsid w:val="00244200"/>
    <w:rsid w:val="00250DF2"/>
    <w:rsid w:val="002556D7"/>
    <w:rsid w:val="00262BDB"/>
    <w:rsid w:val="00263C99"/>
    <w:rsid w:val="00264672"/>
    <w:rsid w:val="00266C60"/>
    <w:rsid w:val="0026799E"/>
    <w:rsid w:val="00270729"/>
    <w:rsid w:val="00271CED"/>
    <w:rsid w:val="00272E7A"/>
    <w:rsid w:val="002769CA"/>
    <w:rsid w:val="00287CEF"/>
    <w:rsid w:val="00292F50"/>
    <w:rsid w:val="00293A9C"/>
    <w:rsid w:val="002957CF"/>
    <w:rsid w:val="00295A14"/>
    <w:rsid w:val="00297F7D"/>
    <w:rsid w:val="002A0D5C"/>
    <w:rsid w:val="002A5AF4"/>
    <w:rsid w:val="002A5D5E"/>
    <w:rsid w:val="002A711E"/>
    <w:rsid w:val="002A747D"/>
    <w:rsid w:val="002B02FD"/>
    <w:rsid w:val="002B09BC"/>
    <w:rsid w:val="002B2C13"/>
    <w:rsid w:val="002C0F17"/>
    <w:rsid w:val="002C1003"/>
    <w:rsid w:val="002C1B8C"/>
    <w:rsid w:val="002C4C0A"/>
    <w:rsid w:val="002C60B3"/>
    <w:rsid w:val="002C6325"/>
    <w:rsid w:val="002C7C05"/>
    <w:rsid w:val="002D39BF"/>
    <w:rsid w:val="002D4814"/>
    <w:rsid w:val="002E0804"/>
    <w:rsid w:val="002E150E"/>
    <w:rsid w:val="002E3107"/>
    <w:rsid w:val="002E4072"/>
    <w:rsid w:val="002E65E0"/>
    <w:rsid w:val="002E7573"/>
    <w:rsid w:val="002F0043"/>
    <w:rsid w:val="002F22C5"/>
    <w:rsid w:val="002F4F58"/>
    <w:rsid w:val="002F608A"/>
    <w:rsid w:val="002F7B16"/>
    <w:rsid w:val="002F7E5D"/>
    <w:rsid w:val="00301E84"/>
    <w:rsid w:val="00306B78"/>
    <w:rsid w:val="00312646"/>
    <w:rsid w:val="00322FFA"/>
    <w:rsid w:val="003242BC"/>
    <w:rsid w:val="00326DE0"/>
    <w:rsid w:val="00327AEA"/>
    <w:rsid w:val="00334DD0"/>
    <w:rsid w:val="003368CB"/>
    <w:rsid w:val="00336F40"/>
    <w:rsid w:val="0034015D"/>
    <w:rsid w:val="00340701"/>
    <w:rsid w:val="003441A9"/>
    <w:rsid w:val="00344F30"/>
    <w:rsid w:val="0034513C"/>
    <w:rsid w:val="00347093"/>
    <w:rsid w:val="00347317"/>
    <w:rsid w:val="00347FD3"/>
    <w:rsid w:val="00354F69"/>
    <w:rsid w:val="00355758"/>
    <w:rsid w:val="00357081"/>
    <w:rsid w:val="003602F2"/>
    <w:rsid w:val="00361A75"/>
    <w:rsid w:val="00362B29"/>
    <w:rsid w:val="00364074"/>
    <w:rsid w:val="00365B13"/>
    <w:rsid w:val="003703DD"/>
    <w:rsid w:val="0037654B"/>
    <w:rsid w:val="00376F9A"/>
    <w:rsid w:val="00381A9F"/>
    <w:rsid w:val="00382F58"/>
    <w:rsid w:val="00396AD1"/>
    <w:rsid w:val="003A0064"/>
    <w:rsid w:val="003A00C1"/>
    <w:rsid w:val="003A1235"/>
    <w:rsid w:val="003A1A14"/>
    <w:rsid w:val="003A29CA"/>
    <w:rsid w:val="003A46A6"/>
    <w:rsid w:val="003B242E"/>
    <w:rsid w:val="003B4642"/>
    <w:rsid w:val="003B4DAD"/>
    <w:rsid w:val="003C1AE4"/>
    <w:rsid w:val="003C2157"/>
    <w:rsid w:val="003C3BBB"/>
    <w:rsid w:val="003C5339"/>
    <w:rsid w:val="003C63AB"/>
    <w:rsid w:val="003C7391"/>
    <w:rsid w:val="003C7BC2"/>
    <w:rsid w:val="003D2592"/>
    <w:rsid w:val="003D3ACE"/>
    <w:rsid w:val="003D49AA"/>
    <w:rsid w:val="003D500E"/>
    <w:rsid w:val="003E0791"/>
    <w:rsid w:val="003E0E64"/>
    <w:rsid w:val="003E4720"/>
    <w:rsid w:val="003E5895"/>
    <w:rsid w:val="003E5A96"/>
    <w:rsid w:val="003F2690"/>
    <w:rsid w:val="003F3195"/>
    <w:rsid w:val="003F5E90"/>
    <w:rsid w:val="003F63E4"/>
    <w:rsid w:val="003F676A"/>
    <w:rsid w:val="003F7A53"/>
    <w:rsid w:val="003F7FE6"/>
    <w:rsid w:val="00406CC1"/>
    <w:rsid w:val="00410817"/>
    <w:rsid w:val="00410FD6"/>
    <w:rsid w:val="00411FD4"/>
    <w:rsid w:val="00412667"/>
    <w:rsid w:val="004170D3"/>
    <w:rsid w:val="0042171E"/>
    <w:rsid w:val="00422345"/>
    <w:rsid w:val="004232F9"/>
    <w:rsid w:val="004363D2"/>
    <w:rsid w:val="00436951"/>
    <w:rsid w:val="00436AEC"/>
    <w:rsid w:val="0043700C"/>
    <w:rsid w:val="0043732B"/>
    <w:rsid w:val="0043733A"/>
    <w:rsid w:val="0043769E"/>
    <w:rsid w:val="00437B06"/>
    <w:rsid w:val="004415F1"/>
    <w:rsid w:val="00442B22"/>
    <w:rsid w:val="00443350"/>
    <w:rsid w:val="004439EC"/>
    <w:rsid w:val="004553A0"/>
    <w:rsid w:val="0045649B"/>
    <w:rsid w:val="004602F3"/>
    <w:rsid w:val="00460724"/>
    <w:rsid w:val="004615C0"/>
    <w:rsid w:val="00464E4A"/>
    <w:rsid w:val="00465AD7"/>
    <w:rsid w:val="004674F6"/>
    <w:rsid w:val="00470DEE"/>
    <w:rsid w:val="00470F7E"/>
    <w:rsid w:val="00471168"/>
    <w:rsid w:val="004714ED"/>
    <w:rsid w:val="00472FA1"/>
    <w:rsid w:val="004734BC"/>
    <w:rsid w:val="00473BF8"/>
    <w:rsid w:val="00474577"/>
    <w:rsid w:val="0047463E"/>
    <w:rsid w:val="00474CC5"/>
    <w:rsid w:val="00475ACD"/>
    <w:rsid w:val="00482C92"/>
    <w:rsid w:val="004850CD"/>
    <w:rsid w:val="0049036C"/>
    <w:rsid w:val="004912B8"/>
    <w:rsid w:val="00495C06"/>
    <w:rsid w:val="00496DD6"/>
    <w:rsid w:val="004A21B1"/>
    <w:rsid w:val="004A7544"/>
    <w:rsid w:val="004B4533"/>
    <w:rsid w:val="004C1958"/>
    <w:rsid w:val="004C2268"/>
    <w:rsid w:val="004C2E1C"/>
    <w:rsid w:val="004C3AAE"/>
    <w:rsid w:val="004C4BBD"/>
    <w:rsid w:val="004C71EF"/>
    <w:rsid w:val="004D1116"/>
    <w:rsid w:val="004D324F"/>
    <w:rsid w:val="004D40E9"/>
    <w:rsid w:val="004D615D"/>
    <w:rsid w:val="004D74A4"/>
    <w:rsid w:val="004D74D0"/>
    <w:rsid w:val="004E04E1"/>
    <w:rsid w:val="004E0A7F"/>
    <w:rsid w:val="004E1674"/>
    <w:rsid w:val="004E1A3E"/>
    <w:rsid w:val="004E3E3F"/>
    <w:rsid w:val="004E5A0C"/>
    <w:rsid w:val="004E5FF6"/>
    <w:rsid w:val="004F1957"/>
    <w:rsid w:val="004F2214"/>
    <w:rsid w:val="004F28A8"/>
    <w:rsid w:val="00500F35"/>
    <w:rsid w:val="00504894"/>
    <w:rsid w:val="005103A2"/>
    <w:rsid w:val="00510B88"/>
    <w:rsid w:val="00512555"/>
    <w:rsid w:val="00513EBA"/>
    <w:rsid w:val="00513F0D"/>
    <w:rsid w:val="00516090"/>
    <w:rsid w:val="0052143F"/>
    <w:rsid w:val="00524775"/>
    <w:rsid w:val="00525B2B"/>
    <w:rsid w:val="00526DAC"/>
    <w:rsid w:val="00530338"/>
    <w:rsid w:val="00535B77"/>
    <w:rsid w:val="00541D9F"/>
    <w:rsid w:val="00545EDE"/>
    <w:rsid w:val="005665A3"/>
    <w:rsid w:val="00567C92"/>
    <w:rsid w:val="00570EA7"/>
    <w:rsid w:val="00571335"/>
    <w:rsid w:val="005726FA"/>
    <w:rsid w:val="00572E9C"/>
    <w:rsid w:val="0057446F"/>
    <w:rsid w:val="005760EB"/>
    <w:rsid w:val="0058057F"/>
    <w:rsid w:val="00582040"/>
    <w:rsid w:val="00582982"/>
    <w:rsid w:val="00590056"/>
    <w:rsid w:val="00591D11"/>
    <w:rsid w:val="005A0627"/>
    <w:rsid w:val="005A144D"/>
    <w:rsid w:val="005A7B9E"/>
    <w:rsid w:val="005B353C"/>
    <w:rsid w:val="005B3F15"/>
    <w:rsid w:val="005B4973"/>
    <w:rsid w:val="005C008A"/>
    <w:rsid w:val="005C2C13"/>
    <w:rsid w:val="005C43D2"/>
    <w:rsid w:val="005C5262"/>
    <w:rsid w:val="005C6222"/>
    <w:rsid w:val="005C6641"/>
    <w:rsid w:val="005C674C"/>
    <w:rsid w:val="005C7018"/>
    <w:rsid w:val="005C73D6"/>
    <w:rsid w:val="005D71D6"/>
    <w:rsid w:val="005D73D4"/>
    <w:rsid w:val="005E0A34"/>
    <w:rsid w:val="005E28BA"/>
    <w:rsid w:val="005E3961"/>
    <w:rsid w:val="005E6242"/>
    <w:rsid w:val="005E72B9"/>
    <w:rsid w:val="005E790E"/>
    <w:rsid w:val="005F5714"/>
    <w:rsid w:val="005F7A67"/>
    <w:rsid w:val="006017C0"/>
    <w:rsid w:val="006025AA"/>
    <w:rsid w:val="0060602C"/>
    <w:rsid w:val="00610186"/>
    <w:rsid w:val="00613CB8"/>
    <w:rsid w:val="00623A2B"/>
    <w:rsid w:val="00624D7B"/>
    <w:rsid w:val="00625A5E"/>
    <w:rsid w:val="006262E1"/>
    <w:rsid w:val="00627574"/>
    <w:rsid w:val="006301CC"/>
    <w:rsid w:val="006307B8"/>
    <w:rsid w:val="00632104"/>
    <w:rsid w:val="006328D6"/>
    <w:rsid w:val="00635904"/>
    <w:rsid w:val="00635E6C"/>
    <w:rsid w:val="006371F3"/>
    <w:rsid w:val="00637293"/>
    <w:rsid w:val="00642A7A"/>
    <w:rsid w:val="00643A6D"/>
    <w:rsid w:val="00646FCC"/>
    <w:rsid w:val="00651FBF"/>
    <w:rsid w:val="00654148"/>
    <w:rsid w:val="00654D28"/>
    <w:rsid w:val="00661170"/>
    <w:rsid w:val="0066254F"/>
    <w:rsid w:val="00662638"/>
    <w:rsid w:val="00662EBF"/>
    <w:rsid w:val="006702FB"/>
    <w:rsid w:val="00673A50"/>
    <w:rsid w:val="00676EA5"/>
    <w:rsid w:val="006779E3"/>
    <w:rsid w:val="00681424"/>
    <w:rsid w:val="0068199B"/>
    <w:rsid w:val="00684446"/>
    <w:rsid w:val="006869CF"/>
    <w:rsid w:val="00687A68"/>
    <w:rsid w:val="00691559"/>
    <w:rsid w:val="00692FBD"/>
    <w:rsid w:val="006B0EB2"/>
    <w:rsid w:val="006B3679"/>
    <w:rsid w:val="006B533D"/>
    <w:rsid w:val="006B5362"/>
    <w:rsid w:val="006C3292"/>
    <w:rsid w:val="006C412E"/>
    <w:rsid w:val="006D31A4"/>
    <w:rsid w:val="006D4B6F"/>
    <w:rsid w:val="006D6337"/>
    <w:rsid w:val="006E0FE9"/>
    <w:rsid w:val="006E32B0"/>
    <w:rsid w:val="006E35FE"/>
    <w:rsid w:val="006E4873"/>
    <w:rsid w:val="006E54DC"/>
    <w:rsid w:val="006E5D9F"/>
    <w:rsid w:val="006E5FBA"/>
    <w:rsid w:val="006F0433"/>
    <w:rsid w:val="006F2E84"/>
    <w:rsid w:val="006F344B"/>
    <w:rsid w:val="006F431A"/>
    <w:rsid w:val="006F6817"/>
    <w:rsid w:val="007038C3"/>
    <w:rsid w:val="007111C0"/>
    <w:rsid w:val="00712B51"/>
    <w:rsid w:val="00713876"/>
    <w:rsid w:val="00714A92"/>
    <w:rsid w:val="00717AA7"/>
    <w:rsid w:val="00724060"/>
    <w:rsid w:val="00724957"/>
    <w:rsid w:val="00730B34"/>
    <w:rsid w:val="00732C82"/>
    <w:rsid w:val="00734D44"/>
    <w:rsid w:val="00737ACC"/>
    <w:rsid w:val="007449B0"/>
    <w:rsid w:val="00745121"/>
    <w:rsid w:val="00747C40"/>
    <w:rsid w:val="00754EA4"/>
    <w:rsid w:val="00770F90"/>
    <w:rsid w:val="007744C4"/>
    <w:rsid w:val="00775619"/>
    <w:rsid w:val="00776382"/>
    <w:rsid w:val="00777D93"/>
    <w:rsid w:val="00780417"/>
    <w:rsid w:val="007870D9"/>
    <w:rsid w:val="00787239"/>
    <w:rsid w:val="007910BF"/>
    <w:rsid w:val="00791574"/>
    <w:rsid w:val="00795979"/>
    <w:rsid w:val="007967DA"/>
    <w:rsid w:val="007A1666"/>
    <w:rsid w:val="007A4189"/>
    <w:rsid w:val="007B063E"/>
    <w:rsid w:val="007B13A9"/>
    <w:rsid w:val="007C0B8D"/>
    <w:rsid w:val="007C37CE"/>
    <w:rsid w:val="007C42E1"/>
    <w:rsid w:val="007C5390"/>
    <w:rsid w:val="007C568E"/>
    <w:rsid w:val="007C760E"/>
    <w:rsid w:val="007D4767"/>
    <w:rsid w:val="007D56E6"/>
    <w:rsid w:val="007E05B9"/>
    <w:rsid w:val="007E0CC2"/>
    <w:rsid w:val="007E0E5F"/>
    <w:rsid w:val="007E7E9B"/>
    <w:rsid w:val="007F0764"/>
    <w:rsid w:val="007F10BD"/>
    <w:rsid w:val="007F45D3"/>
    <w:rsid w:val="007F4955"/>
    <w:rsid w:val="007F5BFC"/>
    <w:rsid w:val="00801419"/>
    <w:rsid w:val="00801D50"/>
    <w:rsid w:val="008061A4"/>
    <w:rsid w:val="0082123A"/>
    <w:rsid w:val="008212A3"/>
    <w:rsid w:val="008250A7"/>
    <w:rsid w:val="00826E33"/>
    <w:rsid w:val="008276F3"/>
    <w:rsid w:val="00830D8C"/>
    <w:rsid w:val="00833C44"/>
    <w:rsid w:val="008351B8"/>
    <w:rsid w:val="00836984"/>
    <w:rsid w:val="0084427C"/>
    <w:rsid w:val="008444E2"/>
    <w:rsid w:val="0084778B"/>
    <w:rsid w:val="00847A3B"/>
    <w:rsid w:val="00847E14"/>
    <w:rsid w:val="0085579C"/>
    <w:rsid w:val="00857EA3"/>
    <w:rsid w:val="008602F5"/>
    <w:rsid w:val="008622FD"/>
    <w:rsid w:val="00862E7B"/>
    <w:rsid w:val="00865E6C"/>
    <w:rsid w:val="00866DA6"/>
    <w:rsid w:val="00866E30"/>
    <w:rsid w:val="00872C2B"/>
    <w:rsid w:val="00874411"/>
    <w:rsid w:val="00875F12"/>
    <w:rsid w:val="0087717A"/>
    <w:rsid w:val="00880105"/>
    <w:rsid w:val="00881761"/>
    <w:rsid w:val="00883214"/>
    <w:rsid w:val="0088440E"/>
    <w:rsid w:val="008864A8"/>
    <w:rsid w:val="00891092"/>
    <w:rsid w:val="008940A3"/>
    <w:rsid w:val="008954F9"/>
    <w:rsid w:val="008960FD"/>
    <w:rsid w:val="008A1043"/>
    <w:rsid w:val="008A19D7"/>
    <w:rsid w:val="008A3041"/>
    <w:rsid w:val="008A483C"/>
    <w:rsid w:val="008A4F4B"/>
    <w:rsid w:val="008A6D58"/>
    <w:rsid w:val="008A6D6B"/>
    <w:rsid w:val="008B0633"/>
    <w:rsid w:val="008B2D64"/>
    <w:rsid w:val="008B67B1"/>
    <w:rsid w:val="008C1B5A"/>
    <w:rsid w:val="008C3208"/>
    <w:rsid w:val="008C678A"/>
    <w:rsid w:val="008D0977"/>
    <w:rsid w:val="008D4548"/>
    <w:rsid w:val="008E492E"/>
    <w:rsid w:val="008E6E9B"/>
    <w:rsid w:val="008E7719"/>
    <w:rsid w:val="008F08E1"/>
    <w:rsid w:val="008F13F1"/>
    <w:rsid w:val="008F323D"/>
    <w:rsid w:val="008F4057"/>
    <w:rsid w:val="009001C1"/>
    <w:rsid w:val="00900F2E"/>
    <w:rsid w:val="00901A2F"/>
    <w:rsid w:val="00902534"/>
    <w:rsid w:val="00902799"/>
    <w:rsid w:val="00902DB0"/>
    <w:rsid w:val="009034D4"/>
    <w:rsid w:val="00904AD7"/>
    <w:rsid w:val="00905AA3"/>
    <w:rsid w:val="00906731"/>
    <w:rsid w:val="009068CF"/>
    <w:rsid w:val="00912169"/>
    <w:rsid w:val="009157D1"/>
    <w:rsid w:val="00916CB5"/>
    <w:rsid w:val="009179FB"/>
    <w:rsid w:val="0092161C"/>
    <w:rsid w:val="00923DEA"/>
    <w:rsid w:val="0093005E"/>
    <w:rsid w:val="0093222D"/>
    <w:rsid w:val="00933605"/>
    <w:rsid w:val="0093420F"/>
    <w:rsid w:val="00935858"/>
    <w:rsid w:val="00936148"/>
    <w:rsid w:val="00936946"/>
    <w:rsid w:val="00940BA1"/>
    <w:rsid w:val="0094348B"/>
    <w:rsid w:val="00943C88"/>
    <w:rsid w:val="00944D15"/>
    <w:rsid w:val="009475A8"/>
    <w:rsid w:val="00951AB3"/>
    <w:rsid w:val="009548D6"/>
    <w:rsid w:val="009571F2"/>
    <w:rsid w:val="00960F1F"/>
    <w:rsid w:val="009624D7"/>
    <w:rsid w:val="009627B5"/>
    <w:rsid w:val="009645EF"/>
    <w:rsid w:val="0096643E"/>
    <w:rsid w:val="009666FA"/>
    <w:rsid w:val="00966B87"/>
    <w:rsid w:val="009714EB"/>
    <w:rsid w:val="00971A00"/>
    <w:rsid w:val="0097334A"/>
    <w:rsid w:val="0097511B"/>
    <w:rsid w:val="00976287"/>
    <w:rsid w:val="00976855"/>
    <w:rsid w:val="00980931"/>
    <w:rsid w:val="00980BF7"/>
    <w:rsid w:val="00980CA9"/>
    <w:rsid w:val="0099665A"/>
    <w:rsid w:val="00997865"/>
    <w:rsid w:val="009A169A"/>
    <w:rsid w:val="009A3FB7"/>
    <w:rsid w:val="009A6621"/>
    <w:rsid w:val="009A79A5"/>
    <w:rsid w:val="009B0501"/>
    <w:rsid w:val="009B07BF"/>
    <w:rsid w:val="009B203D"/>
    <w:rsid w:val="009B2AD3"/>
    <w:rsid w:val="009B2D2C"/>
    <w:rsid w:val="009B3043"/>
    <w:rsid w:val="009C05B2"/>
    <w:rsid w:val="009C336E"/>
    <w:rsid w:val="009C4B52"/>
    <w:rsid w:val="009C6BCD"/>
    <w:rsid w:val="009C7BB7"/>
    <w:rsid w:val="009D41C3"/>
    <w:rsid w:val="009E04A4"/>
    <w:rsid w:val="009E0E8A"/>
    <w:rsid w:val="009E3400"/>
    <w:rsid w:val="009E35A9"/>
    <w:rsid w:val="009E4568"/>
    <w:rsid w:val="009E663B"/>
    <w:rsid w:val="009F35EF"/>
    <w:rsid w:val="009F7094"/>
    <w:rsid w:val="00A01FFF"/>
    <w:rsid w:val="00A06EBC"/>
    <w:rsid w:val="00A14773"/>
    <w:rsid w:val="00A221D3"/>
    <w:rsid w:val="00A27B12"/>
    <w:rsid w:val="00A307B2"/>
    <w:rsid w:val="00A31E04"/>
    <w:rsid w:val="00A34414"/>
    <w:rsid w:val="00A35967"/>
    <w:rsid w:val="00A378B8"/>
    <w:rsid w:val="00A415FC"/>
    <w:rsid w:val="00A42E6B"/>
    <w:rsid w:val="00A42F0C"/>
    <w:rsid w:val="00A437D9"/>
    <w:rsid w:val="00A46828"/>
    <w:rsid w:val="00A46DA6"/>
    <w:rsid w:val="00A50640"/>
    <w:rsid w:val="00A60E28"/>
    <w:rsid w:val="00A63ADB"/>
    <w:rsid w:val="00A66EA2"/>
    <w:rsid w:val="00A73BF7"/>
    <w:rsid w:val="00A7773D"/>
    <w:rsid w:val="00A81112"/>
    <w:rsid w:val="00A829BA"/>
    <w:rsid w:val="00A8334F"/>
    <w:rsid w:val="00A858FA"/>
    <w:rsid w:val="00A868F0"/>
    <w:rsid w:val="00A87D1F"/>
    <w:rsid w:val="00A902A7"/>
    <w:rsid w:val="00A9540B"/>
    <w:rsid w:val="00AA2D63"/>
    <w:rsid w:val="00AA7DCE"/>
    <w:rsid w:val="00AB4B7A"/>
    <w:rsid w:val="00AB681A"/>
    <w:rsid w:val="00AC10FE"/>
    <w:rsid w:val="00AC1D7F"/>
    <w:rsid w:val="00AC27E0"/>
    <w:rsid w:val="00AC3194"/>
    <w:rsid w:val="00AC35C6"/>
    <w:rsid w:val="00AC40A4"/>
    <w:rsid w:val="00AD0AE2"/>
    <w:rsid w:val="00AD2A9D"/>
    <w:rsid w:val="00AD4036"/>
    <w:rsid w:val="00AD7A68"/>
    <w:rsid w:val="00AE0589"/>
    <w:rsid w:val="00AE1DB5"/>
    <w:rsid w:val="00AE3018"/>
    <w:rsid w:val="00AE3E9C"/>
    <w:rsid w:val="00AE4168"/>
    <w:rsid w:val="00AE47FC"/>
    <w:rsid w:val="00AE68AF"/>
    <w:rsid w:val="00AE7E2D"/>
    <w:rsid w:val="00AF61C5"/>
    <w:rsid w:val="00B02BFB"/>
    <w:rsid w:val="00B0586B"/>
    <w:rsid w:val="00B10BC4"/>
    <w:rsid w:val="00B14E92"/>
    <w:rsid w:val="00B15134"/>
    <w:rsid w:val="00B24C83"/>
    <w:rsid w:val="00B25247"/>
    <w:rsid w:val="00B27BE3"/>
    <w:rsid w:val="00B27D98"/>
    <w:rsid w:val="00B332A6"/>
    <w:rsid w:val="00B332EE"/>
    <w:rsid w:val="00B34672"/>
    <w:rsid w:val="00B3598D"/>
    <w:rsid w:val="00B35B93"/>
    <w:rsid w:val="00B35E19"/>
    <w:rsid w:val="00B36B3E"/>
    <w:rsid w:val="00B36B4E"/>
    <w:rsid w:val="00B464F1"/>
    <w:rsid w:val="00B51BB7"/>
    <w:rsid w:val="00B5304F"/>
    <w:rsid w:val="00B609F5"/>
    <w:rsid w:val="00B617D5"/>
    <w:rsid w:val="00B63228"/>
    <w:rsid w:val="00B67ADA"/>
    <w:rsid w:val="00B7561D"/>
    <w:rsid w:val="00B7713E"/>
    <w:rsid w:val="00B80E24"/>
    <w:rsid w:val="00B82286"/>
    <w:rsid w:val="00B83DA9"/>
    <w:rsid w:val="00B907DD"/>
    <w:rsid w:val="00BA04AF"/>
    <w:rsid w:val="00BA404F"/>
    <w:rsid w:val="00BA46C8"/>
    <w:rsid w:val="00BA471B"/>
    <w:rsid w:val="00BA508C"/>
    <w:rsid w:val="00BA64D4"/>
    <w:rsid w:val="00BC0FEA"/>
    <w:rsid w:val="00BC3A01"/>
    <w:rsid w:val="00BC4AF6"/>
    <w:rsid w:val="00BD13CC"/>
    <w:rsid w:val="00BD1BB9"/>
    <w:rsid w:val="00BD4C16"/>
    <w:rsid w:val="00BD649E"/>
    <w:rsid w:val="00BD7720"/>
    <w:rsid w:val="00BD7D44"/>
    <w:rsid w:val="00BE16E2"/>
    <w:rsid w:val="00BE1A45"/>
    <w:rsid w:val="00BE267E"/>
    <w:rsid w:val="00BE5102"/>
    <w:rsid w:val="00BE52C3"/>
    <w:rsid w:val="00BF1B3C"/>
    <w:rsid w:val="00BF2B59"/>
    <w:rsid w:val="00BF52AB"/>
    <w:rsid w:val="00BF5F2A"/>
    <w:rsid w:val="00BF6452"/>
    <w:rsid w:val="00BF7186"/>
    <w:rsid w:val="00C06160"/>
    <w:rsid w:val="00C1178F"/>
    <w:rsid w:val="00C1334A"/>
    <w:rsid w:val="00C139A1"/>
    <w:rsid w:val="00C14DEA"/>
    <w:rsid w:val="00C204DA"/>
    <w:rsid w:val="00C26F5B"/>
    <w:rsid w:val="00C30D98"/>
    <w:rsid w:val="00C32679"/>
    <w:rsid w:val="00C36558"/>
    <w:rsid w:val="00C45871"/>
    <w:rsid w:val="00C51DBB"/>
    <w:rsid w:val="00C52B9A"/>
    <w:rsid w:val="00C52C39"/>
    <w:rsid w:val="00C65E10"/>
    <w:rsid w:val="00C65E2D"/>
    <w:rsid w:val="00C67463"/>
    <w:rsid w:val="00C67909"/>
    <w:rsid w:val="00C7226C"/>
    <w:rsid w:val="00C72A81"/>
    <w:rsid w:val="00C766D2"/>
    <w:rsid w:val="00C80C7A"/>
    <w:rsid w:val="00C82EF0"/>
    <w:rsid w:val="00C83FB7"/>
    <w:rsid w:val="00C85E26"/>
    <w:rsid w:val="00C87EF6"/>
    <w:rsid w:val="00C911D6"/>
    <w:rsid w:val="00C93ECD"/>
    <w:rsid w:val="00C94C35"/>
    <w:rsid w:val="00C95DB1"/>
    <w:rsid w:val="00CA22DD"/>
    <w:rsid w:val="00CA768B"/>
    <w:rsid w:val="00CA76B5"/>
    <w:rsid w:val="00CB49EB"/>
    <w:rsid w:val="00CB59A9"/>
    <w:rsid w:val="00CB6BB7"/>
    <w:rsid w:val="00CC01AD"/>
    <w:rsid w:val="00CC23A3"/>
    <w:rsid w:val="00CD735E"/>
    <w:rsid w:val="00CE12F1"/>
    <w:rsid w:val="00CE637F"/>
    <w:rsid w:val="00CE7300"/>
    <w:rsid w:val="00CF7FFC"/>
    <w:rsid w:val="00D02618"/>
    <w:rsid w:val="00D05C43"/>
    <w:rsid w:val="00D15BAD"/>
    <w:rsid w:val="00D16237"/>
    <w:rsid w:val="00D17AB3"/>
    <w:rsid w:val="00D17DE3"/>
    <w:rsid w:val="00D20619"/>
    <w:rsid w:val="00D21257"/>
    <w:rsid w:val="00D255DB"/>
    <w:rsid w:val="00D317FB"/>
    <w:rsid w:val="00D325C3"/>
    <w:rsid w:val="00D3590F"/>
    <w:rsid w:val="00D4145C"/>
    <w:rsid w:val="00D41796"/>
    <w:rsid w:val="00D451E7"/>
    <w:rsid w:val="00D46821"/>
    <w:rsid w:val="00D523B2"/>
    <w:rsid w:val="00D55D63"/>
    <w:rsid w:val="00D5639B"/>
    <w:rsid w:val="00D56CE3"/>
    <w:rsid w:val="00D57B45"/>
    <w:rsid w:val="00D64D13"/>
    <w:rsid w:val="00D6552B"/>
    <w:rsid w:val="00D673EB"/>
    <w:rsid w:val="00D67F69"/>
    <w:rsid w:val="00D72E9D"/>
    <w:rsid w:val="00D7390A"/>
    <w:rsid w:val="00D818FB"/>
    <w:rsid w:val="00D83A2C"/>
    <w:rsid w:val="00D869A4"/>
    <w:rsid w:val="00D86DB9"/>
    <w:rsid w:val="00D9105B"/>
    <w:rsid w:val="00D91690"/>
    <w:rsid w:val="00D939B6"/>
    <w:rsid w:val="00D95D76"/>
    <w:rsid w:val="00DA6151"/>
    <w:rsid w:val="00DA7EA9"/>
    <w:rsid w:val="00DB6643"/>
    <w:rsid w:val="00DC15C3"/>
    <w:rsid w:val="00DC3E41"/>
    <w:rsid w:val="00DC4F88"/>
    <w:rsid w:val="00DD23C9"/>
    <w:rsid w:val="00DD2983"/>
    <w:rsid w:val="00DD67E6"/>
    <w:rsid w:val="00DE3831"/>
    <w:rsid w:val="00DE5750"/>
    <w:rsid w:val="00DF0807"/>
    <w:rsid w:val="00DF124C"/>
    <w:rsid w:val="00DF2522"/>
    <w:rsid w:val="00DF6D7C"/>
    <w:rsid w:val="00E018D1"/>
    <w:rsid w:val="00E05A65"/>
    <w:rsid w:val="00E06944"/>
    <w:rsid w:val="00E07DFC"/>
    <w:rsid w:val="00E07F3F"/>
    <w:rsid w:val="00E13FC6"/>
    <w:rsid w:val="00E15A00"/>
    <w:rsid w:val="00E22148"/>
    <w:rsid w:val="00E244C2"/>
    <w:rsid w:val="00E24B73"/>
    <w:rsid w:val="00E263B6"/>
    <w:rsid w:val="00E26AED"/>
    <w:rsid w:val="00E2730E"/>
    <w:rsid w:val="00E30E92"/>
    <w:rsid w:val="00E31B65"/>
    <w:rsid w:val="00E3671B"/>
    <w:rsid w:val="00E40272"/>
    <w:rsid w:val="00E4174D"/>
    <w:rsid w:val="00E51097"/>
    <w:rsid w:val="00E56222"/>
    <w:rsid w:val="00E62E02"/>
    <w:rsid w:val="00E6316B"/>
    <w:rsid w:val="00E70D2A"/>
    <w:rsid w:val="00E7119B"/>
    <w:rsid w:val="00E7167F"/>
    <w:rsid w:val="00E73D21"/>
    <w:rsid w:val="00E76E86"/>
    <w:rsid w:val="00E80A37"/>
    <w:rsid w:val="00E8794B"/>
    <w:rsid w:val="00E92F33"/>
    <w:rsid w:val="00E937BF"/>
    <w:rsid w:val="00E93ACE"/>
    <w:rsid w:val="00E94A97"/>
    <w:rsid w:val="00E9568F"/>
    <w:rsid w:val="00E959C9"/>
    <w:rsid w:val="00E960CB"/>
    <w:rsid w:val="00EA075A"/>
    <w:rsid w:val="00EA0BD9"/>
    <w:rsid w:val="00EA22B5"/>
    <w:rsid w:val="00EA3466"/>
    <w:rsid w:val="00EA3AC6"/>
    <w:rsid w:val="00EA6D52"/>
    <w:rsid w:val="00EA7B57"/>
    <w:rsid w:val="00EB04E6"/>
    <w:rsid w:val="00EB500D"/>
    <w:rsid w:val="00EB6651"/>
    <w:rsid w:val="00EB7202"/>
    <w:rsid w:val="00EC0FB6"/>
    <w:rsid w:val="00EC43FD"/>
    <w:rsid w:val="00ED03A4"/>
    <w:rsid w:val="00ED3F22"/>
    <w:rsid w:val="00EE132E"/>
    <w:rsid w:val="00EE2EEB"/>
    <w:rsid w:val="00EE3055"/>
    <w:rsid w:val="00EE5299"/>
    <w:rsid w:val="00EE6A6B"/>
    <w:rsid w:val="00F031A1"/>
    <w:rsid w:val="00F04F1D"/>
    <w:rsid w:val="00F1406E"/>
    <w:rsid w:val="00F145D8"/>
    <w:rsid w:val="00F22D0F"/>
    <w:rsid w:val="00F23F88"/>
    <w:rsid w:val="00F255FF"/>
    <w:rsid w:val="00F312EE"/>
    <w:rsid w:val="00F325EE"/>
    <w:rsid w:val="00F333EB"/>
    <w:rsid w:val="00F343FC"/>
    <w:rsid w:val="00F34D1D"/>
    <w:rsid w:val="00F36AAF"/>
    <w:rsid w:val="00F36C1C"/>
    <w:rsid w:val="00F3758B"/>
    <w:rsid w:val="00F37F34"/>
    <w:rsid w:val="00F408F9"/>
    <w:rsid w:val="00F416AE"/>
    <w:rsid w:val="00F425AC"/>
    <w:rsid w:val="00F42863"/>
    <w:rsid w:val="00F46266"/>
    <w:rsid w:val="00F54089"/>
    <w:rsid w:val="00F549BC"/>
    <w:rsid w:val="00F6062A"/>
    <w:rsid w:val="00F65452"/>
    <w:rsid w:val="00F66217"/>
    <w:rsid w:val="00F675F8"/>
    <w:rsid w:val="00F71042"/>
    <w:rsid w:val="00F80041"/>
    <w:rsid w:val="00F803D5"/>
    <w:rsid w:val="00F80FDB"/>
    <w:rsid w:val="00F82200"/>
    <w:rsid w:val="00F832C1"/>
    <w:rsid w:val="00F83C52"/>
    <w:rsid w:val="00F85E45"/>
    <w:rsid w:val="00F916E7"/>
    <w:rsid w:val="00F93FA6"/>
    <w:rsid w:val="00F959CF"/>
    <w:rsid w:val="00F97420"/>
    <w:rsid w:val="00FA1E99"/>
    <w:rsid w:val="00FA26E6"/>
    <w:rsid w:val="00FA6B2B"/>
    <w:rsid w:val="00FB1DD8"/>
    <w:rsid w:val="00FB4126"/>
    <w:rsid w:val="00FB7DD5"/>
    <w:rsid w:val="00FC0FA6"/>
    <w:rsid w:val="00FC1625"/>
    <w:rsid w:val="00FC225D"/>
    <w:rsid w:val="00FC2A95"/>
    <w:rsid w:val="00FC36DB"/>
    <w:rsid w:val="00FC4E3E"/>
    <w:rsid w:val="00FC4E59"/>
    <w:rsid w:val="00FC50FC"/>
    <w:rsid w:val="00FC7193"/>
    <w:rsid w:val="00FD2A7E"/>
    <w:rsid w:val="00FD2BB7"/>
    <w:rsid w:val="00FD6BDE"/>
    <w:rsid w:val="00FD6FDF"/>
    <w:rsid w:val="00FD796E"/>
    <w:rsid w:val="00FE11C1"/>
    <w:rsid w:val="00FE718E"/>
    <w:rsid w:val="00FF1A0A"/>
    <w:rsid w:val="00FF3A70"/>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93197"/>
  <w15:docId w15:val="{DAD4783B-E961-408F-88F0-925F074B9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paragraph" w:styleId="NormalWeb">
    <w:name w:val="Normal (Web)"/>
    <w:basedOn w:val="Normal"/>
    <w:uiPriority w:val="99"/>
    <w:unhideWhenUsed/>
    <w:rsid w:val="003441A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TMLPreformatted">
    <w:name w:val="HTML Preformatted"/>
    <w:basedOn w:val="Normal"/>
    <w:link w:val="HTMLPreformattedChar"/>
    <w:uiPriority w:val="99"/>
    <w:unhideWhenUsed/>
    <w:rsid w:val="0034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441A9"/>
    <w:rPr>
      <w:rFonts w:ascii="Courier New" w:eastAsia="Times New Roman" w:hAnsi="Courier New" w:cs="Courier New"/>
      <w:sz w:val="20"/>
      <w:szCs w:val="20"/>
      <w:lang w:eastAsia="zh-CN"/>
    </w:rPr>
  </w:style>
  <w:style w:type="paragraph" w:styleId="TOC2">
    <w:name w:val="toc 2"/>
    <w:basedOn w:val="Normal"/>
    <w:next w:val="Normal"/>
    <w:autoRedefine/>
    <w:uiPriority w:val="39"/>
    <w:unhideWhenUsed/>
    <w:rsid w:val="00642A7A"/>
    <w:pPr>
      <w:spacing w:after="100"/>
      <w:ind w:left="220"/>
    </w:pPr>
  </w:style>
  <w:style w:type="character" w:styleId="HTMLCode">
    <w:name w:val="HTML Code"/>
    <w:basedOn w:val="DefaultParagraphFont"/>
    <w:uiPriority w:val="99"/>
    <w:semiHidden/>
    <w:unhideWhenUsed/>
    <w:rsid w:val="00582040"/>
    <w:rPr>
      <w:rFonts w:ascii="Courier New" w:eastAsia="Times New Roman" w:hAnsi="Courier New" w:cs="Courier New"/>
      <w:sz w:val="20"/>
      <w:szCs w:val="20"/>
    </w:rPr>
  </w:style>
  <w:style w:type="character" w:customStyle="1" w:styleId="pl-st">
    <w:name w:val="pl-st"/>
    <w:basedOn w:val="DefaultParagraphFont"/>
    <w:rsid w:val="005C5262"/>
  </w:style>
  <w:style w:type="character" w:customStyle="1" w:styleId="pl-s3">
    <w:name w:val="pl-s3"/>
    <w:basedOn w:val="DefaultParagraphFont"/>
    <w:rsid w:val="005C5262"/>
  </w:style>
  <w:style w:type="paragraph" w:customStyle="1" w:styleId="SP13196838">
    <w:name w:val="SP.13.196838"/>
    <w:basedOn w:val="Default"/>
    <w:next w:val="Default"/>
    <w:uiPriority w:val="99"/>
    <w:rsid w:val="008A3041"/>
    <w:pPr>
      <w:adjustRightInd w:val="0"/>
    </w:pPr>
    <w:rPr>
      <w:rFonts w:ascii="Arial" w:eastAsia="SimSun" w:hAnsi="Arial" w:cs="Arial"/>
      <w:color w:val="auto"/>
      <w:lang w:bidi="he-IL"/>
    </w:rPr>
  </w:style>
  <w:style w:type="paragraph" w:customStyle="1" w:styleId="SP13196762">
    <w:name w:val="SP.13.196762"/>
    <w:basedOn w:val="Default"/>
    <w:next w:val="Default"/>
    <w:uiPriority w:val="99"/>
    <w:rsid w:val="008A3041"/>
    <w:pPr>
      <w:adjustRightInd w:val="0"/>
    </w:pPr>
    <w:rPr>
      <w:rFonts w:ascii="Arial" w:eastAsia="SimSun" w:hAnsi="Arial" w:cs="Arial"/>
      <w:color w:val="auto"/>
      <w:lang w:bidi="he-IL"/>
    </w:rPr>
  </w:style>
  <w:style w:type="character" w:customStyle="1" w:styleId="SC1398315">
    <w:name w:val="SC.13.98315"/>
    <w:uiPriority w:val="99"/>
    <w:rsid w:val="008A3041"/>
    <w:rPr>
      <w:b/>
      <w:bCs/>
      <w:color w:val="000000"/>
    </w:rPr>
  </w:style>
  <w:style w:type="paragraph" w:customStyle="1" w:styleId="SP13196747">
    <w:name w:val="SP.13.196747"/>
    <w:basedOn w:val="Default"/>
    <w:next w:val="Default"/>
    <w:uiPriority w:val="99"/>
    <w:rsid w:val="008A3041"/>
    <w:pPr>
      <w:adjustRightInd w:val="0"/>
    </w:pPr>
    <w:rPr>
      <w:rFonts w:ascii="Arial" w:eastAsia="SimSun" w:hAnsi="Arial" w:cs="Arial"/>
      <w:color w:val="auto"/>
      <w:lang w:bidi="he-IL"/>
    </w:rPr>
  </w:style>
  <w:style w:type="character" w:customStyle="1" w:styleId="SC1398306">
    <w:name w:val="SC.13.98306"/>
    <w:uiPriority w:val="99"/>
    <w:rsid w:val="008A3041"/>
    <w:rPr>
      <w:rFonts w:ascii="Times New Roman" w:hAnsi="Times New Roman" w:cs="Times New Roman"/>
      <w:color w:val="000000"/>
      <w:sz w:val="22"/>
      <w:szCs w:val="22"/>
    </w:rPr>
  </w:style>
  <w:style w:type="paragraph" w:styleId="TOC3">
    <w:name w:val="toc 3"/>
    <w:basedOn w:val="Normal"/>
    <w:next w:val="Normal"/>
    <w:autoRedefine/>
    <w:uiPriority w:val="39"/>
    <w:unhideWhenUsed/>
    <w:rsid w:val="009624D7"/>
    <w:pPr>
      <w:spacing w:after="100"/>
      <w:ind w:left="440"/>
    </w:pPr>
  </w:style>
  <w:style w:type="character" w:styleId="Emphasis">
    <w:name w:val="Emphasis"/>
    <w:basedOn w:val="DefaultParagraphFont"/>
    <w:uiPriority w:val="20"/>
    <w:qFormat/>
    <w:rsid w:val="00637293"/>
    <w:rPr>
      <w:i/>
      <w:iCs/>
    </w:rPr>
  </w:style>
  <w:style w:type="character" w:customStyle="1" w:styleId="pl-k">
    <w:name w:val="pl-k"/>
    <w:basedOn w:val="DefaultParagraphFont"/>
    <w:rsid w:val="00B27D98"/>
  </w:style>
  <w:style w:type="character" w:customStyle="1" w:styleId="pl-c1">
    <w:name w:val="pl-c1"/>
    <w:basedOn w:val="DefaultParagraphFont"/>
    <w:rsid w:val="00B27D98"/>
  </w:style>
  <w:style w:type="character" w:customStyle="1" w:styleId="pl-c">
    <w:name w:val="pl-c"/>
    <w:basedOn w:val="DefaultParagraphFont"/>
    <w:rsid w:val="00B27D98"/>
  </w:style>
  <w:style w:type="character" w:customStyle="1" w:styleId="pl-c2">
    <w:name w:val="pl-c2"/>
    <w:basedOn w:val="DefaultParagraphFont"/>
    <w:rsid w:val="00347FD3"/>
    <w:rPr>
      <w:color w:val="969896"/>
    </w:rPr>
  </w:style>
  <w:style w:type="character" w:customStyle="1" w:styleId="pl-en">
    <w:name w:val="pl-en"/>
    <w:basedOn w:val="DefaultParagraphFont"/>
    <w:rsid w:val="00951AB3"/>
  </w:style>
  <w:style w:type="character" w:customStyle="1" w:styleId="pl-s">
    <w:name w:val="pl-s"/>
    <w:basedOn w:val="DefaultParagraphFont"/>
    <w:rsid w:val="00951AB3"/>
  </w:style>
  <w:style w:type="character" w:customStyle="1" w:styleId="pl-pds">
    <w:name w:val="pl-pds"/>
    <w:basedOn w:val="DefaultParagraphFont"/>
    <w:rsid w:val="00951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1810">
      <w:bodyDiv w:val="1"/>
      <w:marLeft w:val="0"/>
      <w:marRight w:val="0"/>
      <w:marTop w:val="0"/>
      <w:marBottom w:val="0"/>
      <w:divBdr>
        <w:top w:val="none" w:sz="0" w:space="0" w:color="auto"/>
        <w:left w:val="none" w:sz="0" w:space="0" w:color="auto"/>
        <w:bottom w:val="none" w:sz="0" w:space="0" w:color="auto"/>
        <w:right w:val="none" w:sz="0" w:space="0" w:color="auto"/>
      </w:divBdr>
    </w:div>
    <w:div w:id="370766378">
      <w:bodyDiv w:val="1"/>
      <w:marLeft w:val="0"/>
      <w:marRight w:val="0"/>
      <w:marTop w:val="0"/>
      <w:marBottom w:val="0"/>
      <w:divBdr>
        <w:top w:val="none" w:sz="0" w:space="0" w:color="auto"/>
        <w:left w:val="none" w:sz="0" w:space="0" w:color="auto"/>
        <w:bottom w:val="none" w:sz="0" w:space="0" w:color="auto"/>
        <w:right w:val="none" w:sz="0" w:space="0" w:color="auto"/>
      </w:divBdr>
      <w:divsChild>
        <w:div w:id="2128429918">
          <w:marLeft w:val="0"/>
          <w:marRight w:val="0"/>
          <w:marTop w:val="0"/>
          <w:marBottom w:val="0"/>
          <w:divBdr>
            <w:top w:val="none" w:sz="0" w:space="0" w:color="auto"/>
            <w:left w:val="none" w:sz="0" w:space="0" w:color="auto"/>
            <w:bottom w:val="none" w:sz="0" w:space="0" w:color="auto"/>
            <w:right w:val="none" w:sz="0" w:space="0" w:color="auto"/>
          </w:divBdr>
          <w:divsChild>
            <w:div w:id="542133133">
              <w:marLeft w:val="0"/>
              <w:marRight w:val="0"/>
              <w:marTop w:val="0"/>
              <w:marBottom w:val="0"/>
              <w:divBdr>
                <w:top w:val="none" w:sz="0" w:space="0" w:color="auto"/>
                <w:left w:val="none" w:sz="0" w:space="0" w:color="auto"/>
                <w:bottom w:val="none" w:sz="0" w:space="0" w:color="auto"/>
                <w:right w:val="none" w:sz="0" w:space="0" w:color="auto"/>
              </w:divBdr>
              <w:divsChild>
                <w:div w:id="1521506474">
                  <w:marLeft w:val="0"/>
                  <w:marRight w:val="0"/>
                  <w:marTop w:val="0"/>
                  <w:marBottom w:val="0"/>
                  <w:divBdr>
                    <w:top w:val="none" w:sz="0" w:space="0" w:color="auto"/>
                    <w:left w:val="none" w:sz="0" w:space="0" w:color="auto"/>
                    <w:bottom w:val="none" w:sz="0" w:space="0" w:color="auto"/>
                    <w:right w:val="none" w:sz="0" w:space="0" w:color="auto"/>
                  </w:divBdr>
                  <w:divsChild>
                    <w:div w:id="1367755957">
                      <w:marLeft w:val="0"/>
                      <w:marRight w:val="0"/>
                      <w:marTop w:val="0"/>
                      <w:marBottom w:val="0"/>
                      <w:divBdr>
                        <w:top w:val="none" w:sz="0" w:space="0" w:color="auto"/>
                        <w:left w:val="none" w:sz="0" w:space="0" w:color="auto"/>
                        <w:bottom w:val="none" w:sz="0" w:space="0" w:color="auto"/>
                        <w:right w:val="none" w:sz="0" w:space="0" w:color="auto"/>
                      </w:divBdr>
                      <w:divsChild>
                        <w:div w:id="645814517">
                          <w:marLeft w:val="0"/>
                          <w:marRight w:val="0"/>
                          <w:marTop w:val="0"/>
                          <w:marBottom w:val="0"/>
                          <w:divBdr>
                            <w:top w:val="none" w:sz="0" w:space="0" w:color="auto"/>
                            <w:left w:val="none" w:sz="0" w:space="0" w:color="auto"/>
                            <w:bottom w:val="none" w:sz="0" w:space="0" w:color="auto"/>
                            <w:right w:val="none" w:sz="0" w:space="0" w:color="auto"/>
                          </w:divBdr>
                          <w:divsChild>
                            <w:div w:id="2126656009">
                              <w:marLeft w:val="0"/>
                              <w:marRight w:val="0"/>
                              <w:marTop w:val="300"/>
                              <w:marBottom w:val="225"/>
                              <w:divBdr>
                                <w:top w:val="single" w:sz="6" w:space="0" w:color="DDDDDD"/>
                                <w:left w:val="single" w:sz="6" w:space="0" w:color="DDDDDD"/>
                                <w:bottom w:val="single" w:sz="6" w:space="0" w:color="DDDDDD"/>
                                <w:right w:val="single" w:sz="6" w:space="0" w:color="DDDDDD"/>
                              </w:divBdr>
                              <w:divsChild>
                                <w:div w:id="15210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763447">
      <w:bodyDiv w:val="1"/>
      <w:marLeft w:val="0"/>
      <w:marRight w:val="0"/>
      <w:marTop w:val="0"/>
      <w:marBottom w:val="0"/>
      <w:divBdr>
        <w:top w:val="none" w:sz="0" w:space="0" w:color="auto"/>
        <w:left w:val="none" w:sz="0" w:space="0" w:color="auto"/>
        <w:bottom w:val="none" w:sz="0" w:space="0" w:color="auto"/>
        <w:right w:val="none" w:sz="0" w:space="0" w:color="auto"/>
      </w:divBdr>
    </w:div>
    <w:div w:id="1098284215">
      <w:bodyDiv w:val="1"/>
      <w:marLeft w:val="0"/>
      <w:marRight w:val="0"/>
      <w:marTop w:val="0"/>
      <w:marBottom w:val="0"/>
      <w:divBdr>
        <w:top w:val="none" w:sz="0" w:space="0" w:color="auto"/>
        <w:left w:val="none" w:sz="0" w:space="0" w:color="auto"/>
        <w:bottom w:val="none" w:sz="0" w:space="0" w:color="auto"/>
        <w:right w:val="none" w:sz="0" w:space="0" w:color="auto"/>
      </w:divBdr>
    </w:div>
    <w:div w:id="1440686338">
      <w:bodyDiv w:val="1"/>
      <w:marLeft w:val="0"/>
      <w:marRight w:val="0"/>
      <w:marTop w:val="0"/>
      <w:marBottom w:val="0"/>
      <w:divBdr>
        <w:top w:val="none" w:sz="0" w:space="0" w:color="auto"/>
        <w:left w:val="none" w:sz="0" w:space="0" w:color="auto"/>
        <w:bottom w:val="none" w:sz="0" w:space="0" w:color="auto"/>
        <w:right w:val="none" w:sz="0" w:space="0" w:color="auto"/>
      </w:divBdr>
    </w:div>
    <w:div w:id="1650356412">
      <w:bodyDiv w:val="1"/>
      <w:marLeft w:val="0"/>
      <w:marRight w:val="0"/>
      <w:marTop w:val="0"/>
      <w:marBottom w:val="0"/>
      <w:divBdr>
        <w:top w:val="none" w:sz="0" w:space="0" w:color="auto"/>
        <w:left w:val="none" w:sz="0" w:space="0" w:color="auto"/>
        <w:bottom w:val="none" w:sz="0" w:space="0" w:color="auto"/>
        <w:right w:val="none" w:sz="0" w:space="0" w:color="auto"/>
      </w:divBdr>
    </w:div>
    <w:div w:id="195844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4.vsd"/><Relationship Id="rId39" Type="http://schemas.openxmlformats.org/officeDocument/2006/relationships/oleObject" Target="embeddings/Microsoft_Visio_2003-2010_Drawing10.vsd"/><Relationship Id="rId21" Type="http://schemas.openxmlformats.org/officeDocument/2006/relationships/image" Target="media/image3.emf"/><Relationship Id="rId34" Type="http://schemas.openxmlformats.org/officeDocument/2006/relationships/oleObject" Target="embeddings/Microsoft_Visio_2003-2010_Drawing8.vsd"/><Relationship Id="rId42" Type="http://schemas.openxmlformats.org/officeDocument/2006/relationships/image" Target="media/image14.emf"/><Relationship Id="rId47" Type="http://schemas.openxmlformats.org/officeDocument/2006/relationships/package" Target="embeddings/Microsoft_Visio_Drawing4.vsdx"/><Relationship Id="rId50" Type="http://schemas.openxmlformats.org/officeDocument/2006/relationships/image" Target="media/image18.emf"/><Relationship Id="rId55" Type="http://schemas.openxmlformats.org/officeDocument/2006/relationships/image" Target="media/image21.emf"/><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openwebfoundation.org/legal/the-owf-1-0-agreements/owfa-1-0" TargetMode="External"/><Relationship Id="rId20" Type="http://schemas.openxmlformats.org/officeDocument/2006/relationships/oleObject" Target="embeddings/Microsoft_Visio_2003-2010_Drawing1.vsd"/><Relationship Id="rId29" Type="http://schemas.openxmlformats.org/officeDocument/2006/relationships/image" Target="media/image7.emf"/><Relationship Id="rId41" Type="http://schemas.openxmlformats.org/officeDocument/2006/relationships/package" Target="embeddings/Microsoft_Visio_Drawing1.vsdx"/><Relationship Id="rId54" Type="http://schemas.openxmlformats.org/officeDocument/2006/relationships/package" Target="embeddings/Microsoft_Visio_Drawing5.vsdx"/><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Microsoft_Visio_2003-2010_Drawing3.vsd"/><Relationship Id="rId32" Type="http://schemas.openxmlformats.org/officeDocument/2006/relationships/oleObject" Target="embeddings/Microsoft_Visio_2003-2010_Drawing7.vsd"/><Relationship Id="rId37" Type="http://schemas.openxmlformats.org/officeDocument/2006/relationships/oleObject" Target="embeddings/Microsoft_Visio_2003-2010_Drawing9.vsd"/><Relationship Id="rId40" Type="http://schemas.openxmlformats.org/officeDocument/2006/relationships/image" Target="media/image13.emf"/><Relationship Id="rId45" Type="http://schemas.openxmlformats.org/officeDocument/2006/relationships/package" Target="embeddings/Microsoft_Visio_Drawing3.vsdx"/><Relationship Id="rId53" Type="http://schemas.openxmlformats.org/officeDocument/2006/relationships/image" Target="media/image20.emf"/><Relationship Id="rId58" Type="http://schemas.openxmlformats.org/officeDocument/2006/relationships/image" Target="media/image22.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oleObject" Target="embeddings/Microsoft_Visio_2003-2010_Drawing5.vsd"/><Relationship Id="rId36" Type="http://schemas.openxmlformats.org/officeDocument/2006/relationships/image" Target="media/image11.emf"/><Relationship Id="rId49" Type="http://schemas.openxmlformats.org/officeDocument/2006/relationships/oleObject" Target="embeddings/Microsoft_Visio_2003-2010_Drawing11.vsd"/><Relationship Id="rId57" Type="http://schemas.openxmlformats.org/officeDocument/2006/relationships/oleObject" Target="embeddings/Microsoft_Visio_2003-2010_Drawing14.vsd"/><Relationship Id="rId61" Type="http://schemas.openxmlformats.org/officeDocument/2006/relationships/oleObject" Target="embeddings/Microsoft_Visio_2003-2010_Drawing16.vsd"/><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15.emf"/><Relationship Id="rId52" Type="http://schemas.openxmlformats.org/officeDocument/2006/relationships/oleObject" Target="embeddings/Microsoft_Visio_2003-2010_Drawing12.vsd"/><Relationship Id="rId60" Type="http://schemas.openxmlformats.org/officeDocument/2006/relationships/package" Target="embeddings/Microsoft_Visio_Drawing6.vsdx"/><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openxmlformats.org/officeDocument/2006/relationships/image" Target="media/image6.emf"/><Relationship Id="rId30" Type="http://schemas.openxmlformats.org/officeDocument/2006/relationships/oleObject" Target="embeddings/Microsoft_Visio_2003-2010_Drawing6.vsd"/><Relationship Id="rId35" Type="http://schemas.openxmlformats.org/officeDocument/2006/relationships/image" Target="media/image10.emf"/><Relationship Id="rId43" Type="http://schemas.openxmlformats.org/officeDocument/2006/relationships/package" Target="embeddings/Microsoft_Visio_Drawing2.vsdx"/><Relationship Id="rId48" Type="http://schemas.openxmlformats.org/officeDocument/2006/relationships/image" Target="media/image17.emf"/><Relationship Id="rId56" Type="http://schemas.openxmlformats.org/officeDocument/2006/relationships/oleObject" Target="embeddings/Microsoft_Visio_2003-2010_Drawing13.vsd"/><Relationship Id="rId64"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19.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Microsoft_Visio_2003-2010_Drawing15.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pc="http://schemas.microsoft.com/office/infopath/2007/PartnerControl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2.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1FB23C-75BC-4498-B841-84F9224B567C}">
  <ds:schemaRefs>
    <ds:schemaRef ds:uri="http://schemas.openxmlformats.org/officeDocument/2006/bibliography"/>
  </ds:schemaRefs>
</ds:datastoreItem>
</file>

<file path=customXml/itemProps5.xml><?xml version="1.0" encoding="utf-8"?>
<ds:datastoreItem xmlns:ds="http://schemas.openxmlformats.org/officeDocument/2006/customXml" ds:itemID="{D9FA872E-F361-4E00-A87C-DB5FE4F78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7669</Words>
  <Characters>38350</Characters>
  <Application>Microsoft Office Word</Application>
  <DocSecurity>0</DocSecurity>
  <Lines>319</Lines>
  <Paragraphs>91</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45928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No Restrictions</cp:keywords>
  <dc:description/>
  <cp:lastModifiedBy>Matty Kadosh</cp:lastModifiedBy>
  <cp:revision>2</cp:revision>
  <dcterms:created xsi:type="dcterms:W3CDTF">2015-12-16T17:39:00Z</dcterms:created>
  <dcterms:modified xsi:type="dcterms:W3CDTF">2015-12-16T17:39:00Z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TitusGUID">
    <vt:lpwstr>3aad22ce-2d2e-4140-b95d-434746929a1b</vt:lpwstr>
  </property>
  <property fmtid="{D5CDD505-2E9C-101B-9397-08002B2CF9AE}" pid="10" name="DellClassification">
    <vt:lpwstr>No Restrictions</vt:lpwstr>
  </property>
  <property fmtid="{D5CDD505-2E9C-101B-9397-08002B2CF9AE}" pid="11" name="DellSubLabels">
    <vt:lpwstr/>
  </property>
</Properties>
</file>